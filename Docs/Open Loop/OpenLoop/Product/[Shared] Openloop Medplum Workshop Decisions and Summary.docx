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5r7vp5vj98rq" w:id="0"/>
      <w:bookmarkEnd w:id="0"/>
      <w:r w:rsidDel="00000000" w:rsidR="00000000" w:rsidRPr="00000000">
        <w:rPr>
          <w:rtl w:val="0"/>
        </w:rPr>
        <w:t xml:space="preserve">Decisions and Recommendations </w:t>
      </w:r>
    </w:p>
    <w:p w:rsidR="00000000" w:rsidDel="00000000" w:rsidP="00000000" w:rsidRDefault="00000000" w:rsidRPr="00000000" w14:paraId="00000002">
      <w:pPr>
        <w:rPr/>
      </w:pPr>
      <w:r w:rsidDel="00000000" w:rsidR="00000000" w:rsidRPr="00000000">
        <w:rPr>
          <w:rtl w:val="0"/>
        </w:rPr>
      </w:r>
    </w:p>
    <w:tbl>
      <w:tblPr>
        <w:tblStyle w:val="Table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2340"/>
        <w:gridCol w:w="4365"/>
        <w:gridCol w:w="4650"/>
        <w:tblGridChange w:id="0">
          <w:tblGrid>
            <w:gridCol w:w="1605"/>
            <w:gridCol w:w="2340"/>
            <w:gridCol w:w="4365"/>
            <w:gridCol w:w="4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pPr>
            <w:r w:rsidDel="00000000" w:rsidR="00000000" w:rsidRPr="00000000">
              <w:rPr>
                <w:rtl w:val="0"/>
              </w:rPr>
              <w:t xml:space="preserve">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pPr>
            <w:r w:rsidDel="00000000" w:rsidR="00000000" w:rsidRPr="00000000">
              <w:rPr>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Openloop 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Medplum Recommendation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Tenancy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b w:val="1"/>
                <w:bCs w:val="1"/>
              </w:rPr>
            </w:pPr>
            <w:r w:rsidDel="00000000" w:rsidR="00000000" w:rsidRPr="00000000">
              <w:rPr>
                <w:b w:val="1"/>
                <w:bCs w:val="1"/>
                <w:rtl w:val="0"/>
              </w:rPr>
              <w:t xml:space="preserve">meta.compartment information </w:t>
            </w:r>
          </w:p>
          <w:p w:rsidR="00000000" w:rsidDel="00000000" w:rsidP="00000000" w:rsidRDefault="00000000" w:rsidRPr="00000000" w14:paraId="00000009">
            <w:pPr>
              <w:widowControl w:val="0"/>
              <w:spacing w:line="240" w:lineRule="auto"/>
              <w:rPr/>
            </w:pPr>
            <w:r w:rsidDel="00000000" w:rsidR="00000000" w:rsidRPr="00000000">
              <w:rPr>
                <w:rtl w:val="0"/>
              </w:rPr>
              <w:t xml:space="preserve">How will data be segmented by both vertical and client?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Organization resource will be used to indicate which client  this template or Patient belongs 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HealthcareService resource will be used to indicate which vertical this template or Patient belongs to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b w:val="1"/>
                <w:bCs w:val="1"/>
              </w:rPr>
            </w:pPr>
            <w:r w:rsidDel="00000000" w:rsidR="00000000" w:rsidRPr="00000000">
              <w:rPr>
                <w:b w:val="1"/>
                <w:bCs w:val="1"/>
                <w:rtl w:val="0"/>
              </w:rPr>
              <w:t xml:space="preserve">Provider access</w:t>
            </w:r>
          </w:p>
          <w:p w:rsidR="00000000" w:rsidDel="00000000" w:rsidP="00000000" w:rsidRDefault="00000000" w:rsidRPr="00000000" w14:paraId="0000000E">
            <w:pPr>
              <w:widowControl w:val="0"/>
              <w:spacing w:line="240" w:lineRule="auto"/>
              <w:rPr/>
            </w:pPr>
            <w:r w:rsidDel="00000000" w:rsidR="00000000" w:rsidRPr="00000000">
              <w:rPr>
                <w:rtl w:val="0"/>
              </w:rPr>
              <w:t xml:space="preserve">How segmented will clinician access be across tenants?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numPr>
                <w:ilvl w:val="0"/>
                <w:numId w:val="6"/>
              </w:numPr>
              <w:spacing w:line="240" w:lineRule="auto"/>
              <w:ind w:left="720" w:hanging="360"/>
            </w:pPr>
            <w:r w:rsidDel="00000000" w:rsidR="00000000" w:rsidRPr="00000000">
              <w:rPr>
                <w:rtl w:val="0"/>
              </w:rPr>
              <w:t xml:space="preserve">Providers will be given access to information on a per-client (Organization) basis. </w:t>
            </w:r>
          </w:p>
          <w:p w:rsidR="00000000" w:rsidDel="00000000" w:rsidP="00000000" w:rsidRDefault="00000000" w:rsidRPr="00000000" w14:paraId="00000010">
            <w:pPr>
              <w:widowControl w:val="0"/>
              <w:numPr>
                <w:ilvl w:val="0"/>
                <w:numId w:val="6"/>
              </w:numPr>
              <w:spacing w:line="240" w:lineRule="auto"/>
              <w:ind w:left="720" w:hanging="360"/>
            </w:pPr>
            <w:r w:rsidDel="00000000" w:rsidR="00000000" w:rsidRPr="00000000">
              <w:rPr>
                <w:rtl w:val="0"/>
              </w:rPr>
              <w:t xml:space="preserve">One login will give them access to information belonging to all clients they are assigned 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t xml:space="preserve">When showing information in the UI to a provider, filter all searches via the _compartment=Organization/&lt;insert-id&gt; search parameter according to which client the provider is working within.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b w:val="1"/>
                <w:bCs w:val="1"/>
              </w:rPr>
            </w:pPr>
            <w:r w:rsidDel="00000000" w:rsidR="00000000" w:rsidRPr="00000000">
              <w:rPr>
                <w:b w:val="1"/>
                <w:bCs w:val="1"/>
                <w:rtl w:val="0"/>
              </w:rPr>
              <w:t xml:space="preserve">Patient tenancy</w:t>
            </w:r>
          </w:p>
          <w:p w:rsidR="00000000" w:rsidDel="00000000" w:rsidP="00000000" w:rsidRDefault="00000000" w:rsidRPr="00000000" w14:paraId="00000014">
            <w:pPr>
              <w:widowControl w:val="0"/>
              <w:spacing w:line="240" w:lineRule="auto"/>
              <w:rPr/>
            </w:pPr>
            <w:r w:rsidDel="00000000" w:rsidR="00000000" w:rsidRPr="00000000">
              <w:rPr>
                <w:rtl w:val="0"/>
              </w:rPr>
              <w:t xml:space="preserve">Will patients be allowed to belong to multiple tenants, or will their records be duplicated?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numPr>
                <w:ilvl w:val="0"/>
                <w:numId w:val="9"/>
              </w:numPr>
              <w:spacing w:line="240" w:lineRule="auto"/>
              <w:ind w:left="720" w:hanging="360"/>
              <w:rPr>
                <w:ins w:author="Maddy Li" w:id="0" w:date="2025-08-14T17:34:46Z"/>
                <w:u w:val="none"/>
              </w:rPr>
            </w:pPr>
            <w:ins w:author="Maddy Li" w:id="0" w:date="2025-08-14T17:34:46Z">
              <w:r w:rsidDel="00000000" w:rsidR="00000000" w:rsidRPr="00000000">
                <w:rPr>
                  <w:rtl w:val="0"/>
                </w:rPr>
                <w:t xml:space="preserve">Double dipper cases should be identifiable </w:t>
              </w:r>
            </w:ins>
          </w:p>
          <w:p w:rsidR="00000000" w:rsidDel="00000000" w:rsidP="00000000" w:rsidRDefault="00000000" w:rsidRPr="00000000" w14:paraId="00000016">
            <w:pPr>
              <w:widowControl w:val="0"/>
              <w:numPr>
                <w:ilvl w:val="1"/>
                <w:numId w:val="9"/>
              </w:numPr>
              <w:spacing w:line="240" w:lineRule="auto"/>
              <w:ind w:left="1440" w:hanging="360"/>
              <w:rPr>
                <w:ins w:author="Maddy Li" w:id="0" w:date="2025-08-14T17:34:46Z"/>
                <w:u w:val="none"/>
              </w:rPr>
            </w:pPr>
            <w:ins w:author="Maddy Li" w:id="0" w:date="2025-08-14T17:34:46Z">
              <w:r w:rsidDel="00000000" w:rsidR="00000000" w:rsidRPr="00000000">
                <w:rPr>
                  <w:rtl w:val="0"/>
                </w:rPr>
                <w:t xml:space="preserve">Business side is telling clients their patient cannot be prescribed to because of the duplicate </w:t>
              </w:r>
            </w:ins>
          </w:p>
          <w:p w:rsidR="00000000" w:rsidDel="00000000" w:rsidP="00000000" w:rsidRDefault="00000000" w:rsidRPr="00000000" w14:paraId="00000017">
            <w:pPr>
              <w:widowControl w:val="0"/>
              <w:numPr>
                <w:ilvl w:val="1"/>
                <w:numId w:val="9"/>
              </w:numPr>
              <w:spacing w:line="240" w:lineRule="auto"/>
              <w:ind w:left="1440" w:hanging="360"/>
              <w:rPr>
                <w:ins w:author="Maddy Li" w:id="0" w:date="2025-08-14T17:34:46Z"/>
                <w:u w:val="none"/>
              </w:rPr>
            </w:pPr>
            <w:ins w:author="Maddy Li" w:id="0" w:date="2025-08-14T17:34:46Z">
              <w:r w:rsidDel="00000000" w:rsidR="00000000" w:rsidRPr="00000000">
                <w:rPr>
                  <w:rtl w:val="0"/>
                </w:rPr>
                <w:t xml:space="preserve">Provider seeing the patient is not a member of the client that the patient first visited through </w:t>
              </w:r>
            </w:ins>
          </w:p>
          <w:p w:rsidR="00000000" w:rsidDel="00000000" w:rsidP="00000000" w:rsidRDefault="00000000" w:rsidRPr="00000000" w14:paraId="00000018">
            <w:pPr>
              <w:widowControl w:val="0"/>
              <w:numPr>
                <w:ilvl w:val="0"/>
                <w:numId w:val="9"/>
              </w:numPr>
              <w:spacing w:line="240" w:lineRule="auto"/>
              <w:ind w:left="720" w:hanging="360"/>
              <w:rPr>
                <w:u w:val="none"/>
                <w:rPrChange w:author="Maddy Li" w:id="1" w:date="2025-08-14T17:34:45Z">
                  <w:rPr/>
                </w:rPrChange>
              </w:rPr>
              <w:pPrChange w:author="Maddy Li" w:id="0" w:date="2025-08-14T17:34:45Z">
                <w:pPr>
                  <w:widowControl w:val="0"/>
                  <w:spacing w:line="240" w:lineRule="auto"/>
                </w:pPr>
              </w:pPrChange>
            </w:pPr>
            <w:ins w:author="Maddy Li" w:id="0" w:date="2025-08-14T17:34:46Z">
              <w:r w:rsidDel="00000000" w:rsidR="00000000" w:rsidRPr="00000000">
                <w:rPr>
                  <w:rtl w:val="0"/>
                </w:rPr>
                <w:t xml:space="preserve">As a whitelabel service, don’t want patients to know that multiple brands are being served by the same backend </w:t>
              </w:r>
            </w:ins>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Two options: </w:t>
            </w:r>
          </w:p>
          <w:p w:rsidR="00000000" w:rsidDel="00000000" w:rsidP="00000000" w:rsidRDefault="00000000" w:rsidRPr="00000000" w14:paraId="0000001A">
            <w:pPr>
              <w:widowControl w:val="0"/>
              <w:numPr>
                <w:ilvl w:val="0"/>
                <w:numId w:val="2"/>
              </w:numPr>
              <w:spacing w:line="240" w:lineRule="auto"/>
              <w:ind w:left="720" w:hanging="360"/>
            </w:pPr>
            <w:r w:rsidDel="00000000" w:rsidR="00000000" w:rsidRPr="00000000">
              <w:rPr>
                <w:rtl w:val="0"/>
              </w:rPr>
              <w:t xml:space="preserve">When two clients refer the same patient, tie both of their root CarePlans to the same Patient resource. If both clients have access to that Patient, they will be able to see data relating to both their referral and the other clients’ referral.  </w:t>
            </w:r>
          </w:p>
          <w:p w:rsidR="00000000" w:rsidDel="00000000" w:rsidP="00000000" w:rsidRDefault="00000000" w:rsidRPr="00000000" w14:paraId="0000001B">
            <w:pPr>
              <w:widowControl w:val="0"/>
              <w:numPr>
                <w:ilvl w:val="1"/>
                <w:numId w:val="2"/>
              </w:numPr>
              <w:spacing w:line="240" w:lineRule="auto"/>
              <w:ind w:left="1440" w:hanging="360"/>
            </w:pPr>
            <w:r w:rsidDel="00000000" w:rsidR="00000000" w:rsidRPr="00000000">
              <w:rPr>
                <w:rtl w:val="0"/>
              </w:rPr>
              <w:t xml:space="preserve">This allows providers to easily see all data for a patient, and for example, not need to order labs if that patient has already gotten labs for a different client/vertical </w:t>
            </w:r>
          </w:p>
          <w:p w:rsidR="00000000" w:rsidDel="00000000" w:rsidP="00000000" w:rsidRDefault="00000000" w:rsidRPr="00000000" w14:paraId="0000001C">
            <w:pPr>
              <w:widowControl w:val="0"/>
              <w:numPr>
                <w:ilvl w:val="1"/>
                <w:numId w:val="2"/>
              </w:numPr>
              <w:spacing w:line="240" w:lineRule="auto"/>
              <w:ind w:left="1440" w:hanging="360"/>
            </w:pPr>
            <w:r w:rsidDel="00000000" w:rsidR="00000000" w:rsidRPr="00000000">
              <w:rPr>
                <w:rtl w:val="0"/>
              </w:rPr>
              <w:t xml:space="preserve">This also allows Openloop to potentially connect to an HIE more easily and share data across the healthcare ecosystem</w:t>
            </w:r>
          </w:p>
          <w:p w:rsidR="00000000" w:rsidDel="00000000" w:rsidP="00000000" w:rsidRDefault="00000000" w:rsidRPr="00000000" w14:paraId="0000001D">
            <w:pPr>
              <w:widowControl w:val="0"/>
              <w:numPr>
                <w:ilvl w:val="0"/>
                <w:numId w:val="2"/>
              </w:numPr>
              <w:spacing w:line="240" w:lineRule="auto"/>
              <w:ind w:left="720" w:hanging="360"/>
            </w:pPr>
            <w:r w:rsidDel="00000000" w:rsidR="00000000" w:rsidRPr="00000000">
              <w:rPr>
                <w:rtl w:val="0"/>
              </w:rPr>
              <w:t xml:space="preserve">When two clients refer the same patient, create two Patient resources. Clients will only be able to see data relating to their own referral. </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Templating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b w:val="1"/>
                <w:bCs w:val="1"/>
                <w:rtl w:val="0"/>
              </w:rPr>
              <w:t xml:space="preserve">CarePlan hierarchy</w:t>
            </w:r>
            <w:r w:rsidDel="00000000" w:rsidR="00000000" w:rsidRPr="00000000">
              <w:rPr>
                <w:rtl w:val="0"/>
              </w:rPr>
              <w:t xml:space="preserve"> </w:t>
            </w:r>
          </w:p>
          <w:p w:rsidR="00000000" w:rsidDel="00000000" w:rsidP="00000000" w:rsidRDefault="00000000" w:rsidRPr="00000000" w14:paraId="00000020">
            <w:pPr>
              <w:widowControl w:val="0"/>
              <w:spacing w:line="240" w:lineRule="auto"/>
              <w:rPr/>
            </w:pPr>
            <w:r w:rsidDel="00000000" w:rsidR="00000000" w:rsidRPr="00000000">
              <w:rPr>
                <w:rtl w:val="0"/>
              </w:rPr>
              <w:t xml:space="preserve">What are the boundaries between child CarePlan resources?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Each “patient journey” is represented by one main/root CarePlan. Each part of the journey can be represented by a child CarePlan, for which the basedOn field of the child is the main/rootCarePlan.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b w:val="1"/>
                <w:bCs w:val="1"/>
                <w:rtl w:val="0"/>
              </w:rPr>
              <w:t xml:space="preserve">Template hierarchy </w:t>
            </w:r>
            <w:r w:rsidDel="00000000" w:rsidR="00000000" w:rsidRPr="00000000">
              <w:rPr>
                <w:rtl w:val="0"/>
              </w:rPr>
              <w:t xml:space="preserve">Which templates are shared across Openloop, across each vertical?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b w:val="1"/>
                <w:bCs w:val="1"/>
              </w:rPr>
            </w:pPr>
            <w:r w:rsidDel="00000000" w:rsidR="00000000" w:rsidRPr="00000000">
              <w:rPr>
                <w:b w:val="1"/>
                <w:bCs w:val="1"/>
                <w:rtl w:val="0"/>
              </w:rPr>
              <w:t xml:space="preserve">Template customization</w:t>
            </w:r>
          </w:p>
          <w:p w:rsidR="00000000" w:rsidDel="00000000" w:rsidP="00000000" w:rsidRDefault="00000000" w:rsidRPr="00000000" w14:paraId="00000029">
            <w:pPr>
              <w:widowControl w:val="0"/>
              <w:spacing w:line="240" w:lineRule="auto"/>
              <w:rPr/>
            </w:pPr>
            <w:r w:rsidDel="00000000" w:rsidR="00000000" w:rsidRPr="00000000">
              <w:rPr>
                <w:rtl w:val="0"/>
              </w:rPr>
              <w:t xml:space="preserve">What level of customization does each client have on their care plan template?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Questionnaire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b w:val="1"/>
                <w:bCs w:val="1"/>
                <w:rtl w:val="0"/>
              </w:rPr>
              <w:t xml:space="preserve">Intake questionnaire</w:t>
            </w:r>
            <w:r w:rsidDel="00000000" w:rsidR="00000000" w:rsidRPr="00000000">
              <w:rPr>
                <w:rtl w:val="0"/>
              </w:rPr>
              <w:t xml:space="preserve"> </w:t>
            </w:r>
          </w:p>
          <w:p w:rsidR="00000000" w:rsidDel="00000000" w:rsidP="00000000" w:rsidRDefault="00000000" w:rsidRPr="00000000" w14:paraId="0000002E">
            <w:pPr>
              <w:widowControl w:val="0"/>
              <w:spacing w:line="240" w:lineRule="auto"/>
              <w:rPr/>
            </w:pPr>
            <w:r w:rsidDel="00000000" w:rsidR="00000000" w:rsidRPr="00000000">
              <w:rPr>
                <w:rtl w:val="0"/>
              </w:rPr>
              <w:t xml:space="preserve">To what extent will clients be allowed to change the intake form?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Make one intake questionnaire per vertical, and ensure that it is as minimal as possible (least amount of questions necessary to gather all information absolutely necessary). Then, allow customers to change wording of questions on the questionnaire, but not change the semantic content of the questionnaireresponse.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b w:val="1"/>
                <w:bCs w:val="1"/>
              </w:rPr>
            </w:pPr>
            <w:r w:rsidDel="00000000" w:rsidR="00000000" w:rsidRPr="00000000">
              <w:rPr>
                <w:b w:val="1"/>
                <w:bCs w:val="1"/>
                <w:rtl w:val="0"/>
              </w:rPr>
              <w:t xml:space="preserve">Order form </w:t>
            </w:r>
          </w:p>
          <w:p w:rsidR="00000000" w:rsidDel="00000000" w:rsidP="00000000" w:rsidRDefault="00000000" w:rsidRPr="00000000" w14:paraId="00000033">
            <w:pPr>
              <w:widowControl w:val="0"/>
              <w:spacing w:line="240" w:lineRule="auto"/>
              <w:rPr/>
            </w:pPr>
            <w:r w:rsidDel="00000000" w:rsidR="00000000" w:rsidRPr="00000000">
              <w:rPr>
                <w:rtl w:val="0"/>
              </w:rPr>
              <w:t xml:space="preserve">How will choices change within a vertical? I.e. MWL: some customers will allow only branded, other will allow only compounded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ins w:author="Maddy Li" w:id="2" w:date="2025-08-14T17:53:22Z"/>
              </w:rPr>
            </w:pPr>
            <w:ins w:author="Maddy Li" w:id="2" w:date="2025-08-14T17:53:22Z">
              <w:r w:rsidDel="00000000" w:rsidR="00000000" w:rsidRPr="00000000">
                <w:rPr>
                  <w:rtl w:val="0"/>
                </w:rPr>
                <w:t xml:space="preserve">Ordering side is standard, fulfillment and billing</w:t>
              </w:r>
            </w:ins>
          </w:p>
          <w:p w:rsidR="00000000" w:rsidDel="00000000" w:rsidP="00000000" w:rsidRDefault="00000000" w:rsidRPr="00000000" w14:paraId="00000035">
            <w:pPr>
              <w:widowControl w:val="0"/>
              <w:numPr>
                <w:ilvl w:val="0"/>
                <w:numId w:val="5"/>
              </w:numPr>
              <w:spacing w:line="240" w:lineRule="auto"/>
              <w:ind w:left="720" w:hanging="360"/>
              <w:rPr>
                <w:ins w:author="Maddy Li" w:id="2" w:date="2025-08-14T17:53:22Z"/>
                <w:u w:val="none"/>
              </w:rPr>
            </w:pPr>
            <w:ins w:author="Maddy Li" w:id="2" w:date="2025-08-14T17:53:22Z">
              <w:r w:rsidDel="00000000" w:rsidR="00000000" w:rsidRPr="00000000">
                <w:rPr>
                  <w:rtl w:val="0"/>
                </w:rPr>
                <w:t xml:space="preserve">Routing orders to the pharmacies, owned and partner </w:t>
              </w:r>
            </w:ins>
          </w:p>
          <w:p w:rsidR="00000000" w:rsidDel="00000000" w:rsidP="00000000" w:rsidRDefault="00000000" w:rsidRPr="00000000" w14:paraId="00000036">
            <w:pPr>
              <w:widowControl w:val="0"/>
              <w:numPr>
                <w:ilvl w:val="0"/>
                <w:numId w:val="5"/>
              </w:numPr>
              <w:spacing w:line="240" w:lineRule="auto"/>
              <w:ind w:left="720" w:hanging="360"/>
              <w:rPr>
                <w:ins w:author="Maddy Li" w:id="2" w:date="2025-08-14T17:53:22Z"/>
                <w:u w:val="none"/>
              </w:rPr>
            </w:pPr>
            <w:ins w:author="Maddy Li" w:id="2" w:date="2025-08-14T17:53:22Z">
              <w:r w:rsidDel="00000000" w:rsidR="00000000" w:rsidRPr="00000000">
                <w:rPr>
                  <w:rtl w:val="0"/>
                </w:rPr>
                <w:t xml:space="preserve">Each order comes with a billing charge </w:t>
              </w:r>
            </w:ins>
          </w:p>
          <w:p w:rsidR="00000000" w:rsidDel="00000000" w:rsidP="00000000" w:rsidRDefault="00000000" w:rsidRPr="00000000" w14:paraId="00000037">
            <w:pPr>
              <w:widowControl w:val="0"/>
              <w:spacing w:line="240" w:lineRule="auto"/>
              <w:rPr>
                <w:ins w:author="Maddy Li" w:id="2" w:date="2025-08-14T17:53:22Z"/>
              </w:rPr>
            </w:pPr>
            <w:ins w:author="Maddy Li" w:id="2" w:date="2025-08-14T17:53:22Z">
              <w:r w:rsidDel="00000000" w:rsidR="00000000" w:rsidRPr="00000000">
                <w:rPr>
                  <w:rtl w:val="0"/>
                </w:rPr>
              </w:r>
            </w:ins>
          </w:p>
          <w:p w:rsidR="00000000" w:rsidDel="00000000" w:rsidP="00000000" w:rsidRDefault="00000000" w:rsidRPr="00000000" w14:paraId="0000003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b w:val="1"/>
                <w:bCs w:val="1"/>
              </w:rPr>
            </w:pPr>
            <w:r w:rsidDel="00000000" w:rsidR="00000000" w:rsidRPr="00000000">
              <w:rPr>
                <w:rtl w:val="0"/>
              </w:rPr>
              <w:t xml:space="preserve">Make one “ordering form” per vertical, and upon searching for MedicationKnowledge resources, ensure that the _compartment filter is properly tagged to the MedicationKnowledge resources that are available to patients under this client. </w:t>
            </w:r>
            <w:r w:rsidDel="00000000" w:rsidR="00000000" w:rsidRPr="00000000">
              <w:rPr>
                <w:rtl w:val="0"/>
              </w:rPr>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pPr>
      <w:bookmarkStart w:colFirst="0" w:colLast="0" w:name="_j1utqxgpf3t3" w:id="1"/>
      <w:bookmarkEnd w:id="1"/>
      <w:r w:rsidDel="00000000" w:rsidR="00000000" w:rsidRPr="00000000">
        <w:rPr>
          <w:rtl w:val="0"/>
        </w:rPr>
        <w:t xml:space="preserve">Future Topics: </w:t>
      </w:r>
    </w:p>
    <w:p w:rsidR="00000000" w:rsidDel="00000000" w:rsidP="00000000" w:rsidRDefault="00000000" w:rsidRPr="00000000" w14:paraId="0000003C">
      <w:pPr>
        <w:numPr>
          <w:ilvl w:val="0"/>
          <w:numId w:val="1"/>
        </w:numPr>
        <w:ind w:left="720" w:hanging="360"/>
        <w:rPr>
          <w:ins w:author="Maddy Li" w:id="3" w:date="2025-08-14T17:59:05Z"/>
        </w:rPr>
      </w:pPr>
      <w:r w:rsidDel="00000000" w:rsidR="00000000" w:rsidRPr="00000000">
        <w:rPr>
          <w:rtl w:val="0"/>
        </w:rPr>
        <w:t xml:space="preserve">Provider credentialing: modeling the states in which a provider is licensed, and how patient cases can be routed to providers with the best license </w:t>
      </w:r>
      <w:ins w:author="Maddy Li" w:id="3" w:date="2025-08-14T17:59:05Z">
        <w:r w:rsidDel="00000000" w:rsidR="00000000" w:rsidRPr="00000000">
          <w:rPr>
            <w:rtl w:val="0"/>
          </w:rPr>
        </w:r>
      </w:ins>
    </w:p>
    <w:p w:rsidR="00000000" w:rsidDel="00000000" w:rsidP="00000000" w:rsidRDefault="00000000" w:rsidRPr="00000000" w14:paraId="0000003D">
      <w:pPr>
        <w:numPr>
          <w:ilvl w:val="0"/>
          <w:numId w:val="1"/>
        </w:numPr>
        <w:ind w:left="720" w:hanging="360"/>
        <w:pPrChange w:author="Maddy Li" w:id="0" w:date="2025-08-14T17:59:05Z">
          <w:pPr>
            <w:numPr>
              <w:ilvl w:val="0"/>
              <w:numId w:val="1"/>
            </w:numPr>
            <w:ind w:left="720" w:hanging="360"/>
          </w:pPr>
        </w:pPrChange>
      </w:pPr>
      <w:ins w:author="Maddy Li" w:id="3" w:date="2025-08-14T17:59:05Z">
        <w:r w:rsidDel="00000000" w:rsidR="00000000" w:rsidRPr="00000000">
          <w:rPr>
            <w:rtl w:val="0"/>
          </w:rPr>
          <w:t xml:space="preserve">Pharmacy access: Openloop-owned pharmacies and partner pharmacies need to look at identity verification when prescribing controlled substances. Pharmacists should then have their own access to the EHR </w:t>
        </w:r>
      </w:ins>
      <w:r w:rsidDel="00000000" w:rsidR="00000000" w:rsidRPr="00000000">
        <w:rPr>
          <w:rtl w:val="0"/>
        </w:rPr>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KPIs: turnaround time, time to first response, communication routing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2"/>
        <w:rPr/>
      </w:pPr>
      <w:bookmarkStart w:colFirst="0" w:colLast="0" w:name="_1aln621432ky" w:id="2"/>
      <w:bookmarkEnd w:id="2"/>
      <w:r w:rsidDel="00000000" w:rsidR="00000000" w:rsidRPr="00000000">
        <w:rPr>
          <w:rtl w:val="0"/>
        </w:rPr>
        <w:t xml:space="preserve">Topics covered</w:t>
      </w:r>
    </w:p>
    <w:p w:rsidR="00000000" w:rsidDel="00000000" w:rsidP="00000000" w:rsidRDefault="00000000" w:rsidRPr="00000000" w14:paraId="00000042">
      <w:pPr>
        <w:pStyle w:val="Heading3"/>
        <w:rPr/>
      </w:pPr>
      <w:bookmarkStart w:colFirst="0" w:colLast="0" w:name="_vtlkd7mi4cxi" w:id="3"/>
      <w:bookmarkEnd w:id="3"/>
      <w:r w:rsidDel="00000000" w:rsidR="00000000" w:rsidRPr="00000000">
        <w:rPr>
          <w:rtl w:val="0"/>
        </w:rPr>
        <w:t xml:space="preserve">Session 1: Templating and tenancy</w:t>
      </w:r>
    </w:p>
    <w:p w:rsidR="00000000" w:rsidDel="00000000" w:rsidP="00000000" w:rsidRDefault="00000000" w:rsidRPr="00000000" w14:paraId="00000043">
      <w:pPr>
        <w:numPr>
          <w:ilvl w:val="0"/>
          <w:numId w:val="8"/>
        </w:numPr>
        <w:ind w:left="720" w:hanging="360"/>
      </w:pPr>
      <w:r w:rsidDel="00000000" w:rsidR="00000000" w:rsidRPr="00000000">
        <w:rPr>
          <w:rtl w:val="0"/>
        </w:rPr>
        <w:t xml:space="preserve">Goal: Standardize templates so that as Openloop scales, new clients can reuse templates and thus cut down on onboarding time/effort</w:t>
      </w:r>
    </w:p>
    <w:p w:rsidR="00000000" w:rsidDel="00000000" w:rsidP="00000000" w:rsidRDefault="00000000" w:rsidRPr="00000000" w14:paraId="00000044">
      <w:pPr>
        <w:numPr>
          <w:ilvl w:val="0"/>
          <w:numId w:val="8"/>
        </w:numPr>
        <w:ind w:left="720" w:hanging="360"/>
      </w:pPr>
      <w:r w:rsidDel="00000000" w:rsidR="00000000" w:rsidRPr="00000000">
        <w:rPr>
          <w:rtl w:val="0"/>
        </w:rPr>
        <w:t xml:space="preserve">Separating templates into three buckets: used across all Openloop, used across a Vertical, used specifically at one Client</w:t>
      </w:r>
    </w:p>
    <w:p w:rsidR="00000000" w:rsidDel="00000000" w:rsidP="00000000" w:rsidRDefault="00000000" w:rsidRPr="00000000" w14:paraId="00000045">
      <w:pPr>
        <w:rPr/>
      </w:pPr>
      <w:r w:rsidDel="00000000" w:rsidR="00000000" w:rsidRPr="00000000">
        <w:rPr>
          <w:rtl w:val="0"/>
        </w:rPr>
        <w:t xml:space="preserve">Recording: </w:t>
      </w:r>
      <w:hyperlink r:id="rId6">
        <w:r w:rsidDel="00000000" w:rsidR="00000000" w:rsidRPr="00000000">
          <w:rPr>
            <w:color w:val="1155cc"/>
            <w:u w:val="single"/>
            <w:rtl w:val="0"/>
          </w:rPr>
          <w:t xml:space="preserve">https://fathom.video/calls/367738157</w:t>
        </w:r>
      </w:hyperlink>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3"/>
        <w:rPr/>
      </w:pPr>
      <w:bookmarkStart w:colFirst="0" w:colLast="0" w:name="_80un7rbxdp5g" w:id="4"/>
      <w:bookmarkEnd w:id="4"/>
      <w:r w:rsidDel="00000000" w:rsidR="00000000" w:rsidRPr="00000000">
        <w:rPr>
          <w:rtl w:val="0"/>
        </w:rPr>
        <w:t xml:space="preserve">Session 2: Instantiating Templates</w:t>
      </w:r>
    </w:p>
    <w:p w:rsidR="00000000" w:rsidDel="00000000" w:rsidP="00000000" w:rsidRDefault="00000000" w:rsidRPr="00000000" w14:paraId="00000048">
      <w:pPr>
        <w:numPr>
          <w:ilvl w:val="0"/>
          <w:numId w:val="7"/>
        </w:numPr>
        <w:ind w:left="720" w:hanging="360"/>
      </w:pPr>
      <w:r w:rsidDel="00000000" w:rsidR="00000000" w:rsidRPr="00000000">
        <w:rPr>
          <w:rtl w:val="0"/>
        </w:rPr>
        <w:t xml:space="preserve">Goal: Transition business logic from code to editable data, that non-technical staff can manage and configure (with limited or no input from engineering)</w:t>
      </w:r>
    </w:p>
    <w:p w:rsidR="00000000" w:rsidDel="00000000" w:rsidP="00000000" w:rsidRDefault="00000000" w:rsidRPr="00000000" w14:paraId="00000049">
      <w:pPr>
        <w:numPr>
          <w:ilvl w:val="0"/>
          <w:numId w:val="7"/>
        </w:numPr>
        <w:ind w:left="720" w:hanging="360"/>
      </w:pPr>
      <w:r w:rsidDel="00000000" w:rsidR="00000000" w:rsidRPr="00000000">
        <w:rPr>
          <w:rtl w:val="0"/>
        </w:rPr>
        <w:t xml:space="preserve">Translation of templates into tasking/action items</w:t>
      </w:r>
    </w:p>
    <w:p w:rsidR="00000000" w:rsidDel="00000000" w:rsidP="00000000" w:rsidRDefault="00000000" w:rsidRPr="00000000" w14:paraId="0000004A">
      <w:pPr>
        <w:numPr>
          <w:ilvl w:val="0"/>
          <w:numId w:val="7"/>
        </w:numPr>
        <w:ind w:left="720" w:hanging="360"/>
      </w:pPr>
      <w:r w:rsidDel="00000000" w:rsidR="00000000" w:rsidRPr="00000000">
        <w:rPr>
          <w:rtl w:val="0"/>
        </w:rPr>
        <w:t xml:space="preserve">How to use PlanDefinition$apply to translate a template into related QuestionnaireResponses, ServiceRequests, and Tasks</w:t>
      </w:r>
    </w:p>
    <w:p w:rsidR="00000000" w:rsidDel="00000000" w:rsidP="00000000" w:rsidRDefault="00000000" w:rsidRPr="00000000" w14:paraId="0000004B">
      <w:pPr>
        <w:ind w:left="0" w:firstLine="0"/>
        <w:rPr/>
      </w:pPr>
      <w:r w:rsidDel="00000000" w:rsidR="00000000" w:rsidRPr="00000000">
        <w:rPr>
          <w:rtl w:val="0"/>
        </w:rPr>
        <w:t xml:space="preserve">Recording: </w:t>
      </w:r>
      <w:hyperlink r:id="rId7">
        <w:r w:rsidDel="00000000" w:rsidR="00000000" w:rsidRPr="00000000">
          <w:rPr>
            <w:color w:val="1155cc"/>
            <w:u w:val="single"/>
            <w:rtl w:val="0"/>
          </w:rPr>
          <w:t xml:space="preserve">https://fathom.video/calls/369808187</w:t>
        </w:r>
      </w:hyperlink>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3"/>
        <w:rPr/>
      </w:pPr>
      <w:bookmarkStart w:colFirst="0" w:colLast="0" w:name="_eb5b1inw8rnl" w:id="5"/>
      <w:bookmarkEnd w:id="5"/>
      <w:r w:rsidDel="00000000" w:rsidR="00000000" w:rsidRPr="00000000">
        <w:rPr>
          <w:rtl w:val="0"/>
        </w:rPr>
        <w:t xml:space="preserve">Session 3: Using Tenancy Model </w:t>
      </w:r>
    </w:p>
    <w:p w:rsidR="00000000" w:rsidDel="00000000" w:rsidP="00000000" w:rsidRDefault="00000000" w:rsidRPr="00000000" w14:paraId="0000004E">
      <w:pPr>
        <w:numPr>
          <w:ilvl w:val="0"/>
          <w:numId w:val="4"/>
        </w:numPr>
        <w:ind w:left="720" w:hanging="360"/>
      </w:pPr>
      <w:r w:rsidDel="00000000" w:rsidR="00000000" w:rsidRPr="00000000">
        <w:rPr>
          <w:rtl w:val="0"/>
        </w:rPr>
        <w:t xml:space="preserve">Goal:  How to set up compartments on patient data, template resources, and set up AccessPolicies against them</w:t>
      </w:r>
    </w:p>
    <w:p w:rsidR="00000000" w:rsidDel="00000000" w:rsidP="00000000" w:rsidRDefault="00000000" w:rsidRPr="00000000" w14:paraId="0000004F">
      <w:pPr>
        <w:numPr>
          <w:ilvl w:val="0"/>
          <w:numId w:val="4"/>
        </w:numPr>
        <w:ind w:left="720" w:hanging="360"/>
      </w:pPr>
      <w:r w:rsidDel="00000000" w:rsidR="00000000" w:rsidRPr="00000000">
        <w:rPr>
          <w:rtl w:val="0"/>
        </w:rPr>
        <w:t xml:space="preserve">How to set meta.accounts in order to add resources into compartments </w:t>
      </w:r>
    </w:p>
    <w:p w:rsidR="00000000" w:rsidDel="00000000" w:rsidP="00000000" w:rsidRDefault="00000000" w:rsidRPr="00000000" w14:paraId="00000050">
      <w:pPr>
        <w:numPr>
          <w:ilvl w:val="0"/>
          <w:numId w:val="4"/>
        </w:numPr>
        <w:ind w:left="720" w:hanging="360"/>
      </w:pPr>
      <w:r w:rsidDel="00000000" w:rsidR="00000000" w:rsidRPr="00000000">
        <w:rPr>
          <w:rtl w:val="0"/>
        </w:rPr>
        <w:t xml:space="preserve">How to search for compartmented data using the _compartment search parameter </w:t>
      </w:r>
    </w:p>
    <w:p w:rsidR="00000000" w:rsidDel="00000000" w:rsidP="00000000" w:rsidRDefault="00000000" w:rsidRPr="00000000" w14:paraId="00000051">
      <w:pPr>
        <w:rPr/>
      </w:pPr>
      <w:r w:rsidDel="00000000" w:rsidR="00000000" w:rsidRPr="00000000">
        <w:rPr>
          <w:rtl w:val="0"/>
        </w:rPr>
        <w:t xml:space="preserve">Recording: </w:t>
      </w:r>
      <w:hyperlink r:id="rId8">
        <w:r w:rsidDel="00000000" w:rsidR="00000000" w:rsidRPr="00000000">
          <w:rPr>
            <w:color w:val="1155cc"/>
            <w:u w:val="single"/>
            <w:rtl w:val="0"/>
          </w:rPr>
          <w:t xml:space="preserve">https://fathom.video/calls/372567393</w:t>
        </w:r>
      </w:hyperlink>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3"/>
        <w:rPr/>
      </w:pPr>
      <w:bookmarkStart w:colFirst="0" w:colLast="0" w:name="_crgi5817e1zt" w:id="6"/>
      <w:bookmarkEnd w:id="6"/>
      <w:r w:rsidDel="00000000" w:rsidR="00000000" w:rsidRPr="00000000">
        <w:rPr>
          <w:rtl w:val="0"/>
        </w:rPr>
        <w:t xml:space="preserve">Session 4: Questionnaires </w:t>
      </w:r>
    </w:p>
    <w:p w:rsidR="00000000" w:rsidDel="00000000" w:rsidP="00000000" w:rsidRDefault="00000000" w:rsidRPr="00000000" w14:paraId="00000054">
      <w:pPr>
        <w:numPr>
          <w:ilvl w:val="0"/>
          <w:numId w:val="3"/>
        </w:numPr>
        <w:ind w:left="720" w:hanging="360"/>
      </w:pPr>
      <w:r w:rsidDel="00000000" w:rsidR="00000000" w:rsidRPr="00000000">
        <w:rPr>
          <w:rtl w:val="0"/>
        </w:rPr>
        <w:t xml:space="preserve">Goal: How to use Questionnaires and make customer-specific adjustments to them </w:t>
      </w:r>
    </w:p>
    <w:p w:rsidR="00000000" w:rsidDel="00000000" w:rsidP="00000000" w:rsidRDefault="00000000" w:rsidRPr="00000000" w14:paraId="00000055">
      <w:pPr>
        <w:numPr>
          <w:ilvl w:val="0"/>
          <w:numId w:val="3"/>
        </w:numPr>
        <w:ind w:left="720" w:hanging="360"/>
      </w:pPr>
      <w:r w:rsidDel="00000000" w:rsidR="00000000" w:rsidRPr="00000000">
        <w:rPr>
          <w:rtl w:val="0"/>
        </w:rPr>
        <w:t xml:space="preserve">How to set up Questionnaire resources with the same identifying URL in different compartments, and still use automation to separate them out </w:t>
      </w:r>
    </w:p>
    <w:p w:rsidR="00000000" w:rsidDel="00000000" w:rsidP="00000000" w:rsidRDefault="00000000" w:rsidRPr="00000000" w14:paraId="00000056">
      <w:pPr>
        <w:rPr/>
      </w:pPr>
      <w:r w:rsidDel="00000000" w:rsidR="00000000" w:rsidRPr="00000000">
        <w:rPr>
          <w:rtl w:val="0"/>
        </w:rPr>
        <w:t xml:space="preserve">Recording: </w:t>
      </w:r>
      <w:hyperlink r:id="rId9">
        <w:r w:rsidDel="00000000" w:rsidR="00000000" w:rsidRPr="00000000">
          <w:rPr>
            <w:color w:val="1155cc"/>
            <w:u w:val="single"/>
            <w:rtl w:val="0"/>
          </w:rPr>
          <w:t xml:space="preserve">https://fathom.video/calls/377729968</w:t>
        </w:r>
      </w:hyperlink>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Scoping session recording: </w:t>
      </w:r>
      <w:hyperlink r:id="rId10">
        <w:r w:rsidDel="00000000" w:rsidR="00000000" w:rsidRPr="00000000">
          <w:rPr>
            <w:color w:val="1155cc"/>
            <w:u w:val="single"/>
            <w:rtl w:val="0"/>
          </w:rPr>
          <w:t xml:space="preserve">https://fathom.video/calls/366238351</w:t>
        </w:r>
      </w:hyperlink>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fathom.video/calls/366238351" TargetMode="External"/><Relationship Id="rId9" Type="http://schemas.openxmlformats.org/officeDocument/2006/relationships/hyperlink" Target="https://fathom.video/calls/377729968" TargetMode="External"/><Relationship Id="rId5" Type="http://schemas.openxmlformats.org/officeDocument/2006/relationships/styles" Target="styles.xml"/><Relationship Id="rId6" Type="http://schemas.openxmlformats.org/officeDocument/2006/relationships/hyperlink" Target="https://fathom.video/calls/367738157" TargetMode="External"/><Relationship Id="rId7" Type="http://schemas.openxmlformats.org/officeDocument/2006/relationships/hyperlink" Target="https://fathom.video/calls/369808187" TargetMode="External"/><Relationship Id="rId8" Type="http://schemas.openxmlformats.org/officeDocument/2006/relationships/hyperlink" Target="https://fathom.video/calls/3725673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