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y458ilsyey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rPr>
          <w:rFonts w:ascii="Poppins" w:cs="Poppins" w:eastAsia="Poppins" w:hAnsi="Poppins"/>
        </w:rPr>
      </w:pPr>
      <w:bookmarkStart w:colFirst="0" w:colLast="0" w:name="_vqrkfp1g5vqo" w:id="1"/>
      <w:bookmarkEnd w:id="1"/>
      <w:r w:rsidDel="00000000" w:rsidR="00000000" w:rsidRPr="00000000">
        <w:rPr>
          <w:rFonts w:ascii="Poppins" w:cs="Poppins" w:eastAsia="Poppins" w:hAnsi="Poppins"/>
          <w:rtl w:val="0"/>
        </w:rPr>
        <w:t xml:space="preserve">Findings and Notes </w:t>
      </w:r>
    </w:p>
    <w:p w:rsidR="00000000" w:rsidDel="00000000" w:rsidP="00000000" w:rsidRDefault="00000000" w:rsidRPr="00000000" w14:paraId="00000003">
      <w:pPr>
        <w:rPr/>
      </w:pPr>
      <w:r w:rsidDel="00000000" w:rsidR="00000000" w:rsidRPr="00000000">
        <w:rPr>
          <w:rtl w:val="0"/>
        </w:rPr>
        <w:t xml:space="preserve">Recording: </w:t>
      </w:r>
      <w:hyperlink r:id="rId6">
        <w:r w:rsidDel="00000000" w:rsidR="00000000" w:rsidRPr="00000000">
          <w:rPr>
            <w:color w:val="1155cc"/>
            <w:u w:val="single"/>
            <w:rtl w:val="0"/>
          </w:rPr>
          <w:t xml:space="preserve">https://fathom.video/calls/367738157</w:t>
        </w:r>
      </w:hyperlink>
      <w:r w:rsidDel="00000000" w:rsidR="00000000" w:rsidRPr="00000000">
        <w:rPr>
          <w:rtl w:val="0"/>
        </w:rPr>
        <w:t xml:space="preserve"> </w:t>
      </w:r>
    </w:p>
    <w:p w:rsidR="00000000" w:rsidDel="00000000" w:rsidP="00000000" w:rsidRDefault="00000000" w:rsidRPr="00000000" w14:paraId="00000004">
      <w:pPr>
        <w:pStyle w:val="Heading2"/>
        <w:rPr/>
      </w:pPr>
      <w:bookmarkStart w:colFirst="0" w:colLast="0" w:name="_zg5xmlo75pfu" w:id="2"/>
      <w:bookmarkEnd w:id="2"/>
      <w:r w:rsidDel="00000000" w:rsidR="00000000" w:rsidRPr="00000000">
        <w:rPr>
          <w:rtl w:val="0"/>
        </w:rPr>
        <w:t xml:space="preserve">Questionnaire Forms</w:t>
      </w:r>
    </w:p>
    <w:p w:rsidR="00000000" w:rsidDel="00000000" w:rsidP="00000000" w:rsidRDefault="00000000" w:rsidRPr="00000000" w14:paraId="00000005">
      <w:pPr>
        <w:pStyle w:val="Heading3"/>
        <w:rPr/>
      </w:pPr>
      <w:bookmarkStart w:colFirst="0" w:colLast="0" w:name="_hy6x1fwmd1ey" w:id="3"/>
      <w:bookmarkEnd w:id="3"/>
      <w:r w:rsidDel="00000000" w:rsidR="00000000" w:rsidRPr="00000000">
        <w:rPr>
          <w:rtl w:val="0"/>
        </w:rPr>
        <w:t xml:space="preserve">Intake forms</w:t>
      </w:r>
    </w:p>
    <w:p w:rsidR="00000000" w:rsidDel="00000000" w:rsidP="00000000" w:rsidRDefault="00000000" w:rsidRPr="00000000" w14:paraId="00000006">
      <w:pPr>
        <w:pStyle w:val="Heading4"/>
        <w:rPr/>
      </w:pPr>
      <w:bookmarkStart w:colFirst="0" w:colLast="0" w:name="_h6bw3dei2xfn" w:id="4"/>
      <w:bookmarkEnd w:id="4"/>
      <w:r w:rsidDel="00000000" w:rsidR="00000000" w:rsidRPr="00000000">
        <w:rPr>
          <w:rtl w:val="0"/>
        </w:rPr>
        <w:t xml:space="preserve">Data structure </w:t>
      </w:r>
    </w:p>
    <w:p w:rsidR="00000000" w:rsidDel="00000000" w:rsidP="00000000" w:rsidRDefault="00000000" w:rsidRPr="00000000" w14:paraId="00000007">
      <w:pPr>
        <w:rPr/>
      </w:pPr>
      <w:r w:rsidDel="00000000" w:rsidR="00000000" w:rsidRPr="00000000">
        <w:rPr>
          <w:rtl w:val="0"/>
        </w:rPr>
        <w:t xml:space="preserve">Each vertical will have a “main” Patient Intake form, that some clients may want to modify to some degree. However, a minimum set of information must be available from the form. Tonda has a doc on this: </w:t>
      </w:r>
      <w:hyperlink r:id="rId7">
        <w:r w:rsidDel="00000000" w:rsidR="00000000" w:rsidRPr="00000000">
          <w:rPr>
            <w:color w:val="1155cc"/>
            <w:u w:val="single"/>
            <w:rtl w:val="0"/>
          </w:rPr>
          <w:t xml:space="preserve">https://docs.google.com/spreadsheets/d/1PqM_kAzApaUb-ie5QtOEO-42XwPceoF5gybyo0WjF6s/edit?gid=1703601219#gid=1703601219</w:t>
        </w:r>
      </w:hyperlink>
      <w:r w:rsidDel="00000000" w:rsidR="00000000" w:rsidRPr="00000000">
        <w:rPr>
          <w:rtl w:val="0"/>
        </w:rPr>
        <w:t xml:space="preserve"> </w:t>
      </w:r>
    </w:p>
    <w:p w:rsidR="00000000" w:rsidDel="00000000" w:rsidP="00000000" w:rsidRDefault="00000000" w:rsidRPr="00000000" w14:paraId="00000008">
      <w:pPr>
        <w:pStyle w:val="Heading4"/>
        <w:rPr/>
      </w:pPr>
      <w:bookmarkStart w:colFirst="0" w:colLast="0" w:name="_6a00nml6qzsm" w:id="5"/>
      <w:bookmarkEnd w:id="5"/>
      <w:r w:rsidDel="00000000" w:rsidR="00000000" w:rsidRPr="00000000">
        <w:rPr>
          <w:rtl w:val="0"/>
        </w:rPr>
        <w:t xml:space="preserve">FHIR concepts </w:t>
      </w:r>
    </w:p>
    <w:p w:rsidR="00000000" w:rsidDel="00000000" w:rsidP="00000000" w:rsidRDefault="00000000" w:rsidRPr="00000000" w14:paraId="00000009">
      <w:pPr>
        <w:numPr>
          <w:ilvl w:val="0"/>
          <w:numId w:val="12"/>
        </w:numPr>
        <w:ind w:left="720" w:hanging="360"/>
      </w:pPr>
      <w:r w:rsidDel="00000000" w:rsidR="00000000" w:rsidRPr="00000000">
        <w:rPr>
          <w:rtl w:val="0"/>
        </w:rPr>
        <w:t xml:space="preserve">“Main” Patient Intake Questionnaire outline: </w:t>
      </w:r>
    </w:p>
    <w:p w:rsidR="00000000" w:rsidDel="00000000" w:rsidP="00000000" w:rsidRDefault="00000000" w:rsidRPr="00000000" w14:paraId="0000000A">
      <w:pPr>
        <w:numPr>
          <w:ilvl w:val="1"/>
          <w:numId w:val="12"/>
        </w:numPr>
        <w:ind w:left="1440" w:hanging="360"/>
      </w:pPr>
      <w:r w:rsidDel="00000000" w:rsidR="00000000" w:rsidRPr="00000000">
        <w:rPr>
          <w:rtl w:val="0"/>
        </w:rPr>
        <w:t xml:space="preserve">Convert Tonda’s doc into a series of QuestionnaireItems on the Questionnaire resource </w:t>
      </w:r>
    </w:p>
    <w:p w:rsidR="00000000" w:rsidDel="00000000" w:rsidP="00000000" w:rsidRDefault="00000000" w:rsidRPr="00000000" w14:paraId="0000000B">
      <w:pPr>
        <w:numPr>
          <w:ilvl w:val="1"/>
          <w:numId w:val="12"/>
        </w:numPr>
        <w:ind w:left="1440" w:hanging="360"/>
      </w:pPr>
      <w:r w:rsidDel="00000000" w:rsidR="00000000" w:rsidRPr="00000000">
        <w:rPr>
          <w:rtl w:val="0"/>
        </w:rPr>
        <w:t xml:space="preserve">Each QuestionnaireItem should include a `code` </w:t>
      </w:r>
    </w:p>
    <w:p w:rsidR="00000000" w:rsidDel="00000000" w:rsidP="00000000" w:rsidRDefault="00000000" w:rsidRPr="00000000" w14:paraId="0000000C">
      <w:pPr>
        <w:numPr>
          <w:ilvl w:val="1"/>
          <w:numId w:val="12"/>
        </w:numPr>
        <w:ind w:left="1440" w:hanging="360"/>
      </w:pPr>
      <w:r w:rsidDel="00000000" w:rsidR="00000000" w:rsidRPr="00000000">
        <w:rPr>
          <w:rtl w:val="0"/>
        </w:rPr>
        <w:t xml:space="preserve">If a client decides to modify the question asked but not the response content (i.e. convert “What is your weight goal?” -&gt; “What is your dream weight?”), they can change the `text` of the QuestionnaireItem, and leave the `code` untouched </w:t>
      </w:r>
    </w:p>
    <w:p w:rsidR="00000000" w:rsidDel="00000000" w:rsidP="00000000" w:rsidRDefault="00000000" w:rsidRPr="00000000" w14:paraId="0000000D">
      <w:pPr>
        <w:numPr>
          <w:ilvl w:val="1"/>
          <w:numId w:val="12"/>
        </w:numPr>
        <w:ind w:left="1440" w:hanging="360"/>
      </w:pPr>
      <w:r w:rsidDel="00000000" w:rsidR="00000000" w:rsidRPr="00000000">
        <w:rPr>
          <w:rtl w:val="0"/>
        </w:rPr>
        <w:t xml:space="preserve">Then, when the QuestionnaireResponse is parsed, as long as the `code` matches, your automation should know how to parse this particular response </w:t>
      </w:r>
    </w:p>
    <w:p w:rsidR="00000000" w:rsidDel="00000000" w:rsidP="00000000" w:rsidRDefault="00000000" w:rsidRPr="00000000" w14:paraId="0000000E">
      <w:pPr>
        <w:pStyle w:val="Heading4"/>
        <w:rPr/>
      </w:pPr>
      <w:bookmarkStart w:colFirst="0" w:colLast="0" w:name="_i6pqn49dr3yz" w:id="6"/>
      <w:bookmarkEnd w:id="6"/>
      <w:r w:rsidDel="00000000" w:rsidR="00000000" w:rsidRPr="00000000">
        <w:rPr>
          <w:rtl w:val="0"/>
        </w:rPr>
        <w:t xml:space="preserve">Discussion </w:t>
      </w:r>
    </w:p>
    <w:p w:rsidR="00000000" w:rsidDel="00000000" w:rsidP="00000000" w:rsidRDefault="00000000" w:rsidRPr="00000000" w14:paraId="0000000F">
      <w:pPr>
        <w:numPr>
          <w:ilvl w:val="0"/>
          <w:numId w:val="6"/>
        </w:numPr>
        <w:ind w:left="720" w:hanging="360"/>
      </w:pPr>
      <w:r w:rsidDel="00000000" w:rsidR="00000000" w:rsidRPr="00000000">
        <w:rPr>
          <w:rtl w:val="0"/>
        </w:rPr>
        <w:t xml:space="preserve">Clients who want complete control over their patient intake experience: </w:t>
      </w:r>
    </w:p>
    <w:p w:rsidR="00000000" w:rsidDel="00000000" w:rsidP="00000000" w:rsidRDefault="00000000" w:rsidRPr="00000000" w14:paraId="00000010">
      <w:pPr>
        <w:numPr>
          <w:ilvl w:val="1"/>
          <w:numId w:val="6"/>
        </w:numPr>
        <w:ind w:left="1440" w:hanging="360"/>
      </w:pPr>
      <w:r w:rsidDel="00000000" w:rsidR="00000000" w:rsidRPr="00000000">
        <w:rPr>
          <w:rtl w:val="0"/>
        </w:rPr>
        <w:t xml:space="preserve">Some clients might want to have complete control over their patient intake experience. This might mean that they are not simply modifying the wording of the “main” Patient Intake questions, but choosing to get information from outside sources. </w:t>
      </w:r>
    </w:p>
    <w:p w:rsidR="00000000" w:rsidDel="00000000" w:rsidP="00000000" w:rsidRDefault="00000000" w:rsidRPr="00000000" w14:paraId="00000011">
      <w:pPr>
        <w:numPr>
          <w:ilvl w:val="1"/>
          <w:numId w:val="6"/>
        </w:numPr>
        <w:ind w:left="1440" w:hanging="360"/>
      </w:pPr>
      <w:r w:rsidDel="00000000" w:rsidR="00000000" w:rsidRPr="00000000">
        <w:rPr>
          <w:rtl w:val="0"/>
        </w:rPr>
        <w:t xml:space="preserve">In this case, Medplum recommends that Openloop’s clients structure their intake response in some manner of their choosing, and come up with a mapping of that information to the verticals’ Main Patient Intake Questionnaire to validate that required information is available </w:t>
      </w:r>
    </w:p>
    <w:p w:rsidR="00000000" w:rsidDel="00000000" w:rsidP="00000000" w:rsidRDefault="00000000" w:rsidRPr="00000000" w14:paraId="00000012">
      <w:pPr>
        <w:numPr>
          <w:ilvl w:val="1"/>
          <w:numId w:val="6"/>
        </w:numPr>
        <w:ind w:left="1440" w:hanging="360"/>
      </w:pPr>
      <w:r w:rsidDel="00000000" w:rsidR="00000000" w:rsidRPr="00000000">
        <w:rPr>
          <w:rtl w:val="0"/>
        </w:rPr>
        <w:t xml:space="preserve">When patient information is collected, this mapping will be used to log a QuestionnaireResponse in Openloop, which will then propagate the same way that QuestionnaireResponses on Openloop’s form would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pPr>
      <w:bookmarkStart w:colFirst="0" w:colLast="0" w:name="_pg0jjjhxpox" w:id="7"/>
      <w:bookmarkEnd w:id="7"/>
      <w:r w:rsidDel="00000000" w:rsidR="00000000" w:rsidRPr="00000000">
        <w:rPr>
          <w:rtl w:val="0"/>
        </w:rPr>
        <w:t xml:space="preserve">Charting forms</w:t>
      </w:r>
    </w:p>
    <w:p w:rsidR="00000000" w:rsidDel="00000000" w:rsidP="00000000" w:rsidRDefault="00000000" w:rsidRPr="00000000" w14:paraId="00000015">
      <w:pPr>
        <w:pStyle w:val="Heading4"/>
        <w:rPr/>
      </w:pPr>
      <w:bookmarkStart w:colFirst="0" w:colLast="0" w:name="_kctc53rp6r7p" w:id="8"/>
      <w:bookmarkEnd w:id="8"/>
      <w:r w:rsidDel="00000000" w:rsidR="00000000" w:rsidRPr="00000000">
        <w:rPr>
          <w:rtl w:val="0"/>
        </w:rPr>
        <w:t xml:space="preserve">Data structure </w:t>
      </w:r>
    </w:p>
    <w:p w:rsidR="00000000" w:rsidDel="00000000" w:rsidP="00000000" w:rsidRDefault="00000000" w:rsidRPr="00000000" w14:paraId="00000016">
      <w:pPr>
        <w:rPr/>
      </w:pPr>
      <w:r w:rsidDel="00000000" w:rsidR="00000000" w:rsidRPr="00000000">
        <w:rPr>
          <w:rtl w:val="0"/>
        </w:rPr>
        <w:t xml:space="preserve">Each client within a vertical might have a different set of information when charting. For example, some clients want their patients to be prescribed only drugs from list [X,Y,Z], while other clients might want their patients to be prescribed only drugs from list [I,J,K]. While most of the “charting” experience stays in the vertical, options inside the charting questionnaire should vary. </w:t>
      </w:r>
    </w:p>
    <w:p w:rsidR="00000000" w:rsidDel="00000000" w:rsidP="00000000" w:rsidRDefault="00000000" w:rsidRPr="00000000" w14:paraId="00000017">
      <w:pPr>
        <w:pStyle w:val="Heading4"/>
        <w:rPr/>
      </w:pPr>
      <w:bookmarkStart w:colFirst="0" w:colLast="0" w:name="_fzw5pqve1a42" w:id="9"/>
      <w:bookmarkEnd w:id="9"/>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3"/>
        <w:rPr>
          <w:rFonts w:ascii="Poppins" w:cs="Poppins" w:eastAsia="Poppins" w:hAnsi="Poppins"/>
        </w:rPr>
      </w:pPr>
      <w:bookmarkStart w:colFirst="0" w:colLast="0" w:name="_y7nfudwd5ylm" w:id="10"/>
      <w:bookmarkEnd w:id="10"/>
      <w:r w:rsidDel="00000000" w:rsidR="00000000" w:rsidRPr="00000000">
        <w:rPr>
          <w:rFonts w:ascii="Poppins" w:cs="Poppins" w:eastAsia="Poppins" w:hAnsi="Poppins"/>
          <w:rtl w:val="0"/>
        </w:rPr>
        <w:t xml:space="preserve">Agenda</w:t>
      </w:r>
    </w:p>
    <w:p w:rsidR="00000000" w:rsidDel="00000000" w:rsidP="00000000" w:rsidRDefault="00000000" w:rsidRPr="00000000" w14:paraId="00000019">
      <w:pPr>
        <w:numPr>
          <w:ilvl w:val="0"/>
          <w:numId w:val="21"/>
        </w:numPr>
        <w:ind w:left="720" w:hanging="360"/>
        <w:rPr>
          <w:rFonts w:ascii="Poppins" w:cs="Poppins" w:eastAsia="Poppins" w:hAnsi="Poppins"/>
        </w:rPr>
      </w:pPr>
      <w:r w:rsidDel="00000000" w:rsidR="00000000" w:rsidRPr="00000000">
        <w:rPr>
          <w:rFonts w:ascii="Poppins" w:cs="Poppins" w:eastAsia="Poppins" w:hAnsi="Poppins"/>
          <w:rtl w:val="0"/>
        </w:rPr>
        <w:t xml:space="preserve">Show-and-tell two different clients in the weight loss vertical. Walk through relevant UI screens and choices for one client. Then, walk through second client and explain differences between the two. </w:t>
      </w:r>
    </w:p>
    <w:p w:rsidR="00000000" w:rsidDel="00000000" w:rsidP="00000000" w:rsidRDefault="00000000" w:rsidRPr="00000000" w14:paraId="0000001A">
      <w:pPr>
        <w:numPr>
          <w:ilvl w:val="0"/>
          <w:numId w:val="21"/>
        </w:numPr>
        <w:ind w:left="720" w:hanging="360"/>
        <w:rPr>
          <w:rFonts w:ascii="Poppins" w:cs="Poppins" w:eastAsia="Poppins" w:hAnsi="Poppins"/>
        </w:rPr>
      </w:pPr>
      <w:r w:rsidDel="00000000" w:rsidR="00000000" w:rsidRPr="00000000">
        <w:rPr>
          <w:rFonts w:ascii="Poppins" w:cs="Poppins" w:eastAsia="Poppins" w:hAnsi="Poppins"/>
          <w:rtl w:val="0"/>
        </w:rPr>
        <w:t xml:space="preserve">Map templated resources to hierarchy (see Organization Hierarchy below) </w:t>
      </w:r>
    </w:p>
    <w:p w:rsidR="00000000" w:rsidDel="00000000" w:rsidP="00000000" w:rsidRDefault="00000000" w:rsidRPr="00000000" w14:paraId="0000001B">
      <w:pPr>
        <w:numPr>
          <w:ilvl w:val="0"/>
          <w:numId w:val="21"/>
        </w:numPr>
        <w:ind w:left="720" w:hanging="360"/>
        <w:rPr>
          <w:rFonts w:ascii="Poppins" w:cs="Poppins" w:eastAsia="Poppins" w:hAnsi="Poppins"/>
        </w:rPr>
      </w:pPr>
      <w:r w:rsidDel="00000000" w:rsidR="00000000" w:rsidRPr="00000000">
        <w:rPr>
          <w:rFonts w:ascii="Poppins" w:cs="Poppins" w:eastAsia="Poppins" w:hAnsi="Poppins"/>
          <w:rtl w:val="0"/>
        </w:rPr>
        <w:t xml:space="preserve">Go over access questions </w:t>
      </w:r>
    </w:p>
    <w:p w:rsidR="00000000" w:rsidDel="00000000" w:rsidP="00000000" w:rsidRDefault="00000000" w:rsidRPr="00000000" w14:paraId="0000001C">
      <w:pPr>
        <w:rPr>
          <w:rFonts w:ascii="Poppins" w:cs="Poppins" w:eastAsia="Poppins" w:hAnsi="Poppins"/>
        </w:rPr>
      </w:pPr>
      <w:r w:rsidDel="00000000" w:rsidR="00000000" w:rsidRPr="00000000">
        <w:rPr>
          <w:rtl w:val="0"/>
        </w:rPr>
      </w:r>
    </w:p>
    <w:p w:rsidR="00000000" w:rsidDel="00000000" w:rsidP="00000000" w:rsidRDefault="00000000" w:rsidRPr="00000000" w14:paraId="0000001D">
      <w:pPr>
        <w:pStyle w:val="Heading3"/>
        <w:rPr>
          <w:rFonts w:ascii="Poppins" w:cs="Poppins" w:eastAsia="Poppins" w:hAnsi="Poppins"/>
        </w:rPr>
      </w:pPr>
      <w:bookmarkStart w:colFirst="0" w:colLast="0" w:name="_fb0unuoprdgu" w:id="11"/>
      <w:bookmarkEnd w:id="11"/>
      <w:r w:rsidDel="00000000" w:rsidR="00000000" w:rsidRPr="00000000">
        <w:rPr>
          <w:rFonts w:ascii="Poppins" w:cs="Poppins" w:eastAsia="Poppins" w:hAnsi="Poppins"/>
          <w:rtl w:val="0"/>
        </w:rPr>
        <w:t xml:space="preserve">Prerequisites</w:t>
      </w:r>
    </w:p>
    <w:p w:rsidR="00000000" w:rsidDel="00000000" w:rsidP="00000000" w:rsidRDefault="00000000" w:rsidRPr="00000000" w14:paraId="0000001E">
      <w:pPr>
        <w:numPr>
          <w:ilvl w:val="0"/>
          <w:numId w:val="16"/>
        </w:numPr>
        <w:ind w:left="720" w:hanging="360"/>
        <w:rPr>
          <w:rFonts w:ascii="Poppins" w:cs="Poppins" w:eastAsia="Poppins" w:hAnsi="Poppins"/>
        </w:rPr>
      </w:pPr>
      <w:r w:rsidDel="00000000" w:rsidR="00000000" w:rsidRPr="00000000">
        <w:rPr>
          <w:rFonts w:ascii="Poppins" w:cs="Poppins" w:eastAsia="Poppins" w:hAnsi="Poppins"/>
          <w:rtl w:val="0"/>
        </w:rPr>
        <w:t xml:space="preserve">Read </w:t>
      </w:r>
      <w:hyperlink r:id="rId8">
        <w:r w:rsidDel="00000000" w:rsidR="00000000" w:rsidRPr="00000000">
          <w:rPr>
            <w:rFonts w:ascii="Poppins" w:cs="Poppins" w:eastAsia="Poppins" w:hAnsi="Poppins"/>
            <w:color w:val="1155cc"/>
            <w:u w:val="single"/>
            <w:rtl w:val="0"/>
          </w:rPr>
          <w:t xml:space="preserve">Multi-tenant MSO </w:t>
        </w:r>
      </w:hyperlink>
      <w:r w:rsidDel="00000000" w:rsidR="00000000" w:rsidRPr="00000000">
        <w:rPr>
          <w:rtl w:val="0"/>
        </w:rPr>
      </w:r>
    </w:p>
    <w:p w:rsidR="00000000" w:rsidDel="00000000" w:rsidP="00000000" w:rsidRDefault="00000000" w:rsidRPr="00000000" w14:paraId="0000001F">
      <w:pPr>
        <w:rPr>
          <w:rFonts w:ascii="Poppins" w:cs="Poppins" w:eastAsia="Poppins" w:hAnsi="Poppins"/>
        </w:rPr>
      </w:pPr>
      <w:r w:rsidDel="00000000" w:rsidR="00000000" w:rsidRPr="00000000">
        <w:rPr>
          <w:rtl w:val="0"/>
        </w:rPr>
      </w:r>
    </w:p>
    <w:p w:rsidR="00000000" w:rsidDel="00000000" w:rsidP="00000000" w:rsidRDefault="00000000" w:rsidRPr="00000000" w14:paraId="00000020">
      <w:pPr>
        <w:pStyle w:val="Heading3"/>
        <w:rPr>
          <w:rFonts w:ascii="Poppins" w:cs="Poppins" w:eastAsia="Poppins" w:hAnsi="Poppins"/>
        </w:rPr>
      </w:pPr>
      <w:bookmarkStart w:colFirst="0" w:colLast="0" w:name="_ouqblds9qmt8" w:id="12"/>
      <w:bookmarkEnd w:id="12"/>
      <w:r w:rsidDel="00000000" w:rsidR="00000000" w:rsidRPr="00000000">
        <w:rPr>
          <w:rFonts w:ascii="Poppins" w:cs="Poppins" w:eastAsia="Poppins" w:hAnsi="Poppins"/>
          <w:rtl w:val="0"/>
        </w:rPr>
        <w:t xml:space="preserve">Deliverable for this session </w:t>
      </w:r>
    </w:p>
    <w:p w:rsidR="00000000" w:rsidDel="00000000" w:rsidP="00000000" w:rsidRDefault="00000000" w:rsidRPr="00000000" w14:paraId="00000021">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Create a hierarchy of organization levels: Across Openloop, By Vertical, By Client Type, By Client </w:t>
      </w:r>
    </w:p>
    <w:p w:rsidR="00000000" w:rsidDel="00000000" w:rsidP="00000000" w:rsidRDefault="00000000" w:rsidRPr="00000000" w14:paraId="00000022">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Map CarePlan/Questionnaire templates to levels in the organization hierarchy </w:t>
      </w:r>
    </w:p>
    <w:p w:rsidR="00000000" w:rsidDel="00000000" w:rsidP="00000000" w:rsidRDefault="00000000" w:rsidRPr="00000000" w14:paraId="00000023">
      <w:pPr>
        <w:rPr>
          <w:rFonts w:ascii="Poppins" w:cs="Poppins" w:eastAsia="Poppins" w:hAnsi="Poppins"/>
        </w:rPr>
      </w:pPr>
      <w:r w:rsidDel="00000000" w:rsidR="00000000" w:rsidRPr="00000000">
        <w:rPr>
          <w:rtl w:val="0"/>
        </w:rPr>
      </w:r>
    </w:p>
    <w:p w:rsidR="00000000" w:rsidDel="00000000" w:rsidP="00000000" w:rsidRDefault="00000000" w:rsidRPr="00000000" w14:paraId="00000024">
      <w:pPr>
        <w:rPr>
          <w:rFonts w:ascii="Poppins" w:cs="Poppins" w:eastAsia="Poppins" w:hAnsi="Poppins"/>
        </w:rPr>
      </w:pPr>
      <w:r w:rsidDel="00000000" w:rsidR="00000000" w:rsidRPr="00000000">
        <w:rPr>
          <w:rtl w:val="0"/>
        </w:rPr>
      </w:r>
    </w:p>
    <w:p w:rsidR="00000000" w:rsidDel="00000000" w:rsidP="00000000" w:rsidRDefault="00000000" w:rsidRPr="00000000" w14:paraId="00000025">
      <w:pPr>
        <w:pStyle w:val="Heading3"/>
        <w:rPr>
          <w:rFonts w:ascii="Poppins" w:cs="Poppins" w:eastAsia="Poppins" w:hAnsi="Poppins"/>
        </w:rPr>
      </w:pPr>
      <w:bookmarkStart w:colFirst="0" w:colLast="0" w:name="_pk8vaar7z0n7" w:id="13"/>
      <w:bookmarkEnd w:id="13"/>
      <w:r w:rsidDel="00000000" w:rsidR="00000000" w:rsidRPr="00000000">
        <w:rPr>
          <w:rFonts w:ascii="Poppins" w:cs="Poppins" w:eastAsia="Poppins" w:hAnsi="Poppins"/>
          <w:rtl w:val="0"/>
        </w:rPr>
        <w:t xml:space="preserve">Action Items</w:t>
      </w:r>
    </w:p>
    <w:p w:rsidR="00000000" w:rsidDel="00000000" w:rsidP="00000000" w:rsidRDefault="00000000" w:rsidRPr="00000000" w14:paraId="00000026">
      <w:pPr>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Implement the two customers’ organizations and questionnaires into the above mapping</w:t>
      </w:r>
    </w:p>
    <w:p w:rsidR="00000000" w:rsidDel="00000000" w:rsidP="00000000" w:rsidRDefault="00000000" w:rsidRPr="00000000" w14:paraId="00000027">
      <w:pPr>
        <w:rPr>
          <w:rFonts w:ascii="Poppins" w:cs="Poppins" w:eastAsia="Poppins" w:hAnsi="Poppins"/>
        </w:rPr>
      </w:pPr>
      <w:r w:rsidDel="00000000" w:rsidR="00000000" w:rsidRPr="00000000">
        <w:rPr>
          <w:rtl w:val="0"/>
        </w:rPr>
      </w:r>
    </w:p>
    <w:p w:rsidR="00000000" w:rsidDel="00000000" w:rsidP="00000000" w:rsidRDefault="00000000" w:rsidRPr="00000000" w14:paraId="00000028">
      <w:pPr>
        <w:rPr>
          <w:rFonts w:ascii="Poppins" w:cs="Poppins" w:eastAsia="Poppins" w:hAnsi="Poppins"/>
        </w:rPr>
      </w:pPr>
      <w:r w:rsidDel="00000000" w:rsidR="00000000" w:rsidRPr="00000000">
        <w:rPr>
          <w:rtl w:val="0"/>
        </w:rPr>
      </w:r>
    </w:p>
    <w:p w:rsidR="00000000" w:rsidDel="00000000" w:rsidP="00000000" w:rsidRDefault="00000000" w:rsidRPr="00000000" w14:paraId="00000029">
      <w:pPr>
        <w:pStyle w:val="Heading3"/>
        <w:rPr>
          <w:rFonts w:ascii="Poppins" w:cs="Poppins" w:eastAsia="Poppins" w:hAnsi="Poppins"/>
        </w:rPr>
      </w:pPr>
      <w:bookmarkStart w:colFirst="0" w:colLast="0" w:name="_p6mkr089tlay" w:id="14"/>
      <w:bookmarkEnd w:id="14"/>
      <w:r w:rsidDel="00000000" w:rsidR="00000000" w:rsidRPr="00000000">
        <w:rPr>
          <w:rFonts w:ascii="Poppins" w:cs="Poppins" w:eastAsia="Poppins" w:hAnsi="Poppins"/>
          <w:rtl w:val="0"/>
        </w:rPr>
        <w:t xml:space="preserve">Outstanding Questions</w:t>
      </w:r>
    </w:p>
    <w:p w:rsidR="00000000" w:rsidDel="00000000" w:rsidP="00000000" w:rsidRDefault="00000000" w:rsidRPr="00000000" w14:paraId="0000002A">
      <w:pPr>
        <w:numPr>
          <w:ilvl w:val="0"/>
          <w:numId w:val="1"/>
        </w:numPr>
        <w:ind w:left="720" w:hanging="360"/>
        <w:rPr>
          <w:ins w:author="Maddy Li" w:id="0" w:date="2025-07-31T16:38:53Z"/>
          <w:rFonts w:ascii="Poppins" w:cs="Poppins" w:eastAsia="Poppins" w:hAnsi="Poppins"/>
        </w:rPr>
      </w:pPr>
      <w:ins w:author="Maddy Li" w:id="0" w:date="2025-07-31T16:38:53Z">
        <w:r w:rsidDel="00000000" w:rsidR="00000000" w:rsidRPr="00000000">
          <w:rPr>
            <w:rFonts w:ascii="Poppins" w:cs="Poppins" w:eastAsia="Poppins" w:hAnsi="Poppins"/>
            <w:rtl w:val="0"/>
          </w:rPr>
          <w:t xml:space="preserve">Care pathways focus -&gt; clients can have many different focuses, </w:t>
        </w:r>
      </w:ins>
    </w:p>
    <w:p w:rsidR="00000000" w:rsidDel="00000000" w:rsidP="00000000" w:rsidRDefault="00000000" w:rsidRPr="00000000" w14:paraId="0000002B">
      <w:pPr>
        <w:numPr>
          <w:ilvl w:val="0"/>
          <w:numId w:val="1"/>
        </w:numPr>
        <w:ind w:left="720" w:hanging="360"/>
        <w:rPr>
          <w:ins w:author="Maddy Li" w:id="0" w:date="2025-07-31T16:38:53Z"/>
          <w:rFonts w:ascii="Poppins" w:cs="Poppins" w:eastAsia="Poppins" w:hAnsi="Poppins"/>
        </w:rPr>
      </w:pPr>
      <w:ins w:author="Maddy Li" w:id="0" w:date="2025-07-31T16:38:53Z">
        <w:r w:rsidDel="00000000" w:rsidR="00000000" w:rsidRPr="00000000">
          <w:rPr>
            <w:rFonts w:ascii="Poppins" w:cs="Poppins" w:eastAsia="Poppins" w:hAnsi="Poppins"/>
            <w:rtl w:val="0"/>
          </w:rPr>
          <w:t xml:space="preserve">Integrations and interactions with your backend </w:t>
        </w:r>
      </w:ins>
    </w:p>
    <w:p w:rsidR="00000000" w:rsidDel="00000000" w:rsidP="00000000" w:rsidRDefault="00000000" w:rsidRPr="00000000" w14:paraId="0000002C">
      <w:pPr>
        <w:numPr>
          <w:ilvl w:val="0"/>
          <w:numId w:val="1"/>
        </w:numPr>
        <w:ind w:left="720" w:hanging="360"/>
        <w:rPr>
          <w:rFonts w:ascii="Poppins" w:cs="Poppins" w:eastAsia="Poppins" w:hAnsi="Poppins"/>
        </w:rPr>
      </w:pPr>
      <w:ins w:author="Maddy Li" w:id="0" w:date="2025-07-31T16:38:53Z">
        <w:r w:rsidDel="00000000" w:rsidR="00000000" w:rsidRPr="00000000">
          <w:rPr>
            <w:rFonts w:ascii="Poppins" w:cs="Poppins" w:eastAsia="Poppins" w:hAnsi="Poppins"/>
            <w:rtl w:val="0"/>
          </w:rPr>
          <w:t xml:space="preserve">Delineating two “episodes of care” for the same patient, how to model encounters relevant to both episodes of care </w:t>
        </w:r>
      </w:ins>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rPr>
          <w:rFonts w:ascii="Poppins" w:cs="Poppins" w:eastAsia="Poppins" w:hAnsi="Poppins"/>
        </w:rPr>
      </w:pPr>
      <w:bookmarkStart w:colFirst="0" w:colLast="0" w:name="_y92bzerq1vw9" w:id="15"/>
      <w:bookmarkEnd w:id="15"/>
      <w:r w:rsidDel="00000000" w:rsidR="00000000" w:rsidRPr="00000000">
        <w:rPr>
          <w:rFonts w:ascii="Poppins" w:cs="Poppins" w:eastAsia="Poppins" w:hAnsi="Poppins"/>
          <w:rtl w:val="0"/>
        </w:rPr>
        <w:t xml:space="preserve">Information regarding Multi-Tenancy </w:t>
      </w:r>
    </w:p>
    <w:p w:rsidR="00000000" w:rsidDel="00000000" w:rsidP="00000000" w:rsidRDefault="00000000" w:rsidRPr="00000000" w14:paraId="0000002F">
      <w:pPr>
        <w:pStyle w:val="Heading2"/>
        <w:rPr>
          <w:rFonts w:ascii="Poppins" w:cs="Poppins" w:eastAsia="Poppins" w:hAnsi="Poppins"/>
        </w:rPr>
      </w:pPr>
      <w:bookmarkStart w:colFirst="0" w:colLast="0" w:name="_ibxj21w9ayfi" w:id="16"/>
      <w:bookmarkEnd w:id="16"/>
      <w:r w:rsidDel="00000000" w:rsidR="00000000" w:rsidRPr="00000000">
        <w:rPr>
          <w:rFonts w:ascii="Poppins" w:cs="Poppins" w:eastAsia="Poppins" w:hAnsi="Poppins"/>
          <w:rtl w:val="0"/>
        </w:rPr>
        <w:t xml:space="preserve">Two facets to multi-tenancy: </w:t>
      </w:r>
    </w:p>
    <w:p w:rsidR="00000000" w:rsidDel="00000000" w:rsidP="00000000" w:rsidRDefault="00000000" w:rsidRPr="00000000" w14:paraId="00000030">
      <w:pPr>
        <w:numPr>
          <w:ilvl w:val="0"/>
          <w:numId w:val="4"/>
        </w:numPr>
        <w:ind w:left="720" w:hanging="360"/>
        <w:rPr>
          <w:rFonts w:ascii="Poppins" w:cs="Poppins" w:eastAsia="Poppins" w:hAnsi="Poppins"/>
        </w:rPr>
      </w:pPr>
      <w:r w:rsidDel="00000000" w:rsidR="00000000" w:rsidRPr="00000000">
        <w:rPr>
          <w:rFonts w:ascii="Poppins" w:cs="Poppins" w:eastAsia="Poppins" w:hAnsi="Poppins"/>
          <w:u w:val="single"/>
          <w:rtl w:val="0"/>
        </w:rPr>
        <w:t xml:space="preserve">What templates are shared across tenants, and what customizations need to be made at sub-organization level? </w:t>
      </w:r>
    </w:p>
    <w:p w:rsidR="00000000" w:rsidDel="00000000" w:rsidP="00000000" w:rsidRDefault="00000000" w:rsidRPr="00000000" w14:paraId="00000031">
      <w:pPr>
        <w:numPr>
          <w:ilvl w:val="0"/>
          <w:numId w:val="4"/>
        </w:numPr>
        <w:ind w:left="720" w:hanging="360"/>
        <w:rPr>
          <w:rFonts w:ascii="Poppins" w:cs="Poppins" w:eastAsia="Poppins" w:hAnsi="Poppins"/>
        </w:rPr>
      </w:pPr>
      <w:r w:rsidDel="00000000" w:rsidR="00000000" w:rsidRPr="00000000">
        <w:rPr>
          <w:rFonts w:ascii="Poppins" w:cs="Poppins" w:eastAsia="Poppins" w:hAnsi="Poppins"/>
          <w:rtl w:val="0"/>
        </w:rPr>
        <w:t xml:space="preserve">What patient information should be available for providers? To clients/patients? To clinical ops staff? </w:t>
      </w:r>
    </w:p>
    <w:p w:rsidR="00000000" w:rsidDel="00000000" w:rsidP="00000000" w:rsidRDefault="00000000" w:rsidRPr="00000000" w14:paraId="00000032">
      <w:pPr>
        <w:rPr>
          <w:rFonts w:ascii="Poppins" w:cs="Poppins" w:eastAsia="Poppins" w:hAnsi="Poppins"/>
        </w:rPr>
      </w:pPr>
      <w:r w:rsidDel="00000000" w:rsidR="00000000" w:rsidRPr="00000000">
        <w:rPr>
          <w:rtl w:val="0"/>
        </w:rPr>
      </w:r>
    </w:p>
    <w:p w:rsidR="00000000" w:rsidDel="00000000" w:rsidP="00000000" w:rsidRDefault="00000000" w:rsidRPr="00000000" w14:paraId="00000033">
      <w:pPr>
        <w:pStyle w:val="Heading2"/>
        <w:rPr>
          <w:rFonts w:ascii="Poppins" w:cs="Poppins" w:eastAsia="Poppins" w:hAnsi="Poppins"/>
        </w:rPr>
      </w:pPr>
      <w:bookmarkStart w:colFirst="0" w:colLast="0" w:name="_ob4swsdhxwta" w:id="17"/>
      <w:bookmarkEnd w:id="17"/>
      <w:r w:rsidDel="00000000" w:rsidR="00000000" w:rsidRPr="00000000">
        <w:rPr>
          <w:rFonts w:ascii="Poppins" w:cs="Poppins" w:eastAsia="Poppins" w:hAnsi="Poppins"/>
          <w:rtl w:val="0"/>
        </w:rPr>
        <w:t xml:space="preserve">FAQs:</w:t>
      </w:r>
    </w:p>
    <w:p w:rsidR="00000000" w:rsidDel="00000000" w:rsidP="00000000" w:rsidRDefault="00000000" w:rsidRPr="00000000" w14:paraId="00000034">
      <w:pPr>
        <w:numPr>
          <w:ilvl w:val="0"/>
          <w:numId w:val="20"/>
        </w:numPr>
        <w:ind w:left="720" w:hanging="360"/>
        <w:rPr>
          <w:rFonts w:ascii="Poppins" w:cs="Poppins" w:eastAsia="Poppins" w:hAnsi="Poppins"/>
        </w:rPr>
      </w:pPr>
      <w:r w:rsidDel="00000000" w:rsidR="00000000" w:rsidRPr="00000000">
        <w:rPr>
          <w:rFonts w:ascii="Poppins" w:cs="Poppins" w:eastAsia="Poppins" w:hAnsi="Poppins"/>
          <w:rtl w:val="0"/>
        </w:rPr>
        <w:t xml:space="preserve">How do we ensure that patient-related information is segmented to its organization? </w:t>
      </w:r>
    </w:p>
    <w:p w:rsidR="00000000" w:rsidDel="00000000" w:rsidP="00000000" w:rsidRDefault="00000000" w:rsidRPr="00000000" w14:paraId="00000035">
      <w:pPr>
        <w:numPr>
          <w:ilvl w:val="1"/>
          <w:numId w:val="20"/>
        </w:numPr>
        <w:ind w:left="1440" w:hanging="360"/>
        <w:rPr>
          <w:rFonts w:ascii="Poppins" w:cs="Poppins" w:eastAsia="Poppins" w:hAnsi="Poppins"/>
        </w:rPr>
      </w:pPr>
      <w:r w:rsidDel="00000000" w:rsidR="00000000" w:rsidRPr="00000000">
        <w:rPr>
          <w:rFonts w:ascii="Poppins" w:cs="Poppins" w:eastAsia="Poppins" w:hAnsi="Poppins"/>
          <w:rtl w:val="0"/>
        </w:rPr>
        <w:t xml:space="preserve">See “Enrollment of a Patient into an Organization”: </w:t>
      </w:r>
      <w:hyperlink r:id="rId9">
        <w:r w:rsidDel="00000000" w:rsidR="00000000" w:rsidRPr="00000000">
          <w:rPr>
            <w:rFonts w:ascii="Poppins" w:cs="Poppins" w:eastAsia="Poppins" w:hAnsi="Poppins"/>
            <w:color w:val="1155cc"/>
            <w:u w:val="single"/>
            <w:rtl w:val="0"/>
          </w:rPr>
          <w:t xml:space="preserve">https://www.medplum.com/blog/multi-tenant-mso#organizationally-contained-access-restrictions</w:t>
        </w:r>
      </w:hyperlink>
      <w:r w:rsidDel="00000000" w:rsidR="00000000" w:rsidRPr="00000000">
        <w:rPr>
          <w:rtl w:val="0"/>
        </w:rPr>
      </w:r>
    </w:p>
    <w:p w:rsidR="00000000" w:rsidDel="00000000" w:rsidP="00000000" w:rsidRDefault="00000000" w:rsidRPr="00000000" w14:paraId="00000036">
      <w:pPr>
        <w:numPr>
          <w:ilvl w:val="1"/>
          <w:numId w:val="20"/>
        </w:numPr>
        <w:ind w:left="1440" w:hanging="360"/>
        <w:rPr>
          <w:rFonts w:ascii="Poppins" w:cs="Poppins" w:eastAsia="Poppins" w:hAnsi="Poppins"/>
        </w:rPr>
      </w:pPr>
      <w:r w:rsidDel="00000000" w:rsidR="00000000" w:rsidRPr="00000000">
        <w:rPr>
          <w:rFonts w:ascii="Poppins" w:cs="Poppins" w:eastAsia="Poppins" w:hAnsi="Poppins"/>
          <w:rtl w:val="0"/>
        </w:rPr>
        <w:t xml:space="preserve">In order to change the Patient’s compartments, use $set-accounts: </w:t>
      </w:r>
      <w:hyperlink r:id="rId10">
        <w:r w:rsidDel="00000000" w:rsidR="00000000" w:rsidRPr="00000000">
          <w:rPr>
            <w:rFonts w:ascii="Poppins" w:cs="Poppins" w:eastAsia="Poppins" w:hAnsi="Poppins"/>
            <w:color w:val="1155cc"/>
            <w:u w:val="single"/>
            <w:rtl w:val="0"/>
          </w:rPr>
          <w:t xml:space="preserve">https://www.medplum.com/docs/api/fhir/operations/patient-set-accounts</w:t>
        </w:r>
      </w:hyperlink>
      <w:r w:rsidDel="00000000" w:rsidR="00000000" w:rsidRPr="00000000">
        <w:rPr>
          <w:rFonts w:ascii="Poppins" w:cs="Poppins" w:eastAsia="Poppins" w:hAnsi="Poppins"/>
          <w:rtl w:val="0"/>
        </w:rPr>
        <w:t xml:space="preserve"> </w:t>
      </w:r>
    </w:p>
    <w:p w:rsidR="00000000" w:rsidDel="00000000" w:rsidP="00000000" w:rsidRDefault="00000000" w:rsidRPr="00000000" w14:paraId="00000037">
      <w:pPr>
        <w:rPr>
          <w:rFonts w:ascii="Poppins" w:cs="Poppins" w:eastAsia="Poppins" w:hAnsi="Poppins"/>
        </w:rPr>
      </w:pPr>
      <w:r w:rsidDel="00000000" w:rsidR="00000000" w:rsidRPr="00000000">
        <w:rPr>
          <w:rtl w:val="0"/>
        </w:rPr>
      </w:r>
    </w:p>
    <w:p w:rsidR="00000000" w:rsidDel="00000000" w:rsidP="00000000" w:rsidRDefault="00000000" w:rsidRPr="00000000" w14:paraId="00000038">
      <w:pPr>
        <w:rPr>
          <w:rFonts w:ascii="Poppins" w:cs="Poppins" w:eastAsia="Poppins" w:hAnsi="Poppins"/>
        </w:rPr>
      </w:pPr>
      <w:r w:rsidDel="00000000" w:rsidR="00000000" w:rsidRPr="00000000">
        <w:rPr>
          <w:rtl w:val="0"/>
        </w:rPr>
      </w:r>
    </w:p>
    <w:p w:rsidR="00000000" w:rsidDel="00000000" w:rsidP="00000000" w:rsidRDefault="00000000" w:rsidRPr="00000000" w14:paraId="00000039">
      <w:pPr>
        <w:rPr>
          <w:rFonts w:ascii="Poppins" w:cs="Poppins" w:eastAsia="Poppins" w:hAnsi="Poppins"/>
        </w:rPr>
      </w:pPr>
      <w:r w:rsidDel="00000000" w:rsidR="00000000" w:rsidRPr="00000000">
        <w:rPr>
          <w:rtl w:val="0"/>
        </w:rPr>
      </w:r>
    </w:p>
    <w:p w:rsidR="00000000" w:rsidDel="00000000" w:rsidP="00000000" w:rsidRDefault="00000000" w:rsidRPr="00000000" w14:paraId="0000003A">
      <w:pPr>
        <w:rPr>
          <w:rFonts w:ascii="Poppins" w:cs="Poppins" w:eastAsia="Poppins" w:hAnsi="Poppins"/>
        </w:rPr>
      </w:pPr>
      <w:r w:rsidDel="00000000" w:rsidR="00000000" w:rsidRPr="00000000">
        <w:rPr>
          <w:rtl w:val="0"/>
        </w:rPr>
      </w:r>
    </w:p>
    <w:p w:rsidR="00000000" w:rsidDel="00000000" w:rsidP="00000000" w:rsidRDefault="00000000" w:rsidRPr="00000000" w14:paraId="0000003B">
      <w:pPr>
        <w:rPr>
          <w:rFonts w:ascii="Poppins" w:cs="Poppins" w:eastAsia="Poppins" w:hAnsi="Poppins"/>
        </w:rPr>
      </w:pPr>
      <w:r w:rsidDel="00000000" w:rsidR="00000000" w:rsidRPr="00000000">
        <w:rPr>
          <w:rtl w:val="0"/>
        </w:rPr>
      </w:r>
    </w:p>
    <w:p w:rsidR="00000000" w:rsidDel="00000000" w:rsidP="00000000" w:rsidRDefault="00000000" w:rsidRPr="00000000" w14:paraId="0000003C">
      <w:pPr>
        <w:rPr>
          <w:rFonts w:ascii="Poppins" w:cs="Poppins" w:eastAsia="Poppins" w:hAnsi="Poppins"/>
        </w:rPr>
      </w:pPr>
      <w:r w:rsidDel="00000000" w:rsidR="00000000" w:rsidRPr="00000000">
        <w:rPr>
          <w:rtl w:val="0"/>
        </w:rPr>
      </w:r>
    </w:p>
    <w:p w:rsidR="00000000" w:rsidDel="00000000" w:rsidP="00000000" w:rsidRDefault="00000000" w:rsidRPr="00000000" w14:paraId="0000003D">
      <w:pPr>
        <w:rPr>
          <w:rFonts w:ascii="Poppins" w:cs="Poppins" w:eastAsia="Poppins" w:hAnsi="Poppins"/>
        </w:rPr>
      </w:pPr>
      <w:r w:rsidDel="00000000" w:rsidR="00000000" w:rsidRPr="00000000">
        <w:rPr>
          <w:rtl w:val="0"/>
        </w:rPr>
      </w:r>
    </w:p>
    <w:p w:rsidR="00000000" w:rsidDel="00000000" w:rsidP="00000000" w:rsidRDefault="00000000" w:rsidRPr="00000000" w14:paraId="0000003E">
      <w:pPr>
        <w:pStyle w:val="Heading2"/>
        <w:rPr>
          <w:rFonts w:ascii="Poppins" w:cs="Poppins" w:eastAsia="Poppins" w:hAnsi="Poppins"/>
        </w:rPr>
      </w:pPr>
      <w:bookmarkStart w:colFirst="0" w:colLast="0" w:name="_mnh4e3u43nqn" w:id="18"/>
      <w:bookmarkEnd w:id="18"/>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rFonts w:ascii="Poppins" w:cs="Poppins" w:eastAsia="Poppins" w:hAnsi="Poppins"/>
        </w:rPr>
      </w:pPr>
      <w:bookmarkStart w:colFirst="0" w:colLast="0" w:name="_jaczscb5himg" w:id="19"/>
      <w:bookmarkEnd w:id="19"/>
      <w:r w:rsidDel="00000000" w:rsidR="00000000" w:rsidRPr="00000000">
        <w:rPr>
          <w:rFonts w:ascii="Poppins" w:cs="Poppins" w:eastAsia="Poppins" w:hAnsi="Poppins"/>
          <w:rtl w:val="0"/>
        </w:rPr>
        <w:t xml:space="preserve">Organization Hierarchy </w:t>
      </w:r>
    </w:p>
    <w:p w:rsidR="00000000" w:rsidDel="00000000" w:rsidP="00000000" w:rsidRDefault="00000000" w:rsidRPr="00000000" w14:paraId="00000041">
      <w:pPr>
        <w:rPr>
          <w:rFonts w:ascii="Poppins" w:cs="Poppins" w:eastAsia="Poppins" w:hAnsi="Poppins"/>
        </w:rPr>
      </w:pPr>
      <w:r w:rsidDel="00000000" w:rsidR="00000000" w:rsidRPr="00000000">
        <w:rPr>
          <w:rFonts w:ascii="Poppins" w:cs="Poppins" w:eastAsia="Poppins" w:hAnsi="Poppins"/>
          <w:rtl w:val="0"/>
        </w:rPr>
        <w:t xml:space="preserve">What templates need to be available at what levels of the organization hierarchy? Do clients cross the hierarchy levels?  </w:t>
      </w:r>
    </w:p>
    <w:p w:rsidR="00000000" w:rsidDel="00000000" w:rsidP="00000000" w:rsidRDefault="00000000" w:rsidRPr="00000000" w14:paraId="00000042">
      <w:pPr>
        <w:rPr>
          <w:rFonts w:ascii="Poppins" w:cs="Poppins" w:eastAsia="Poppins" w:hAnsi="Poppins"/>
        </w:rPr>
      </w:pPr>
      <w:r w:rsidDel="00000000" w:rsidR="00000000" w:rsidRPr="00000000">
        <w:rPr>
          <w:rtl w:val="0"/>
        </w:rPr>
      </w:r>
    </w:p>
    <w:p w:rsidR="00000000" w:rsidDel="00000000" w:rsidP="00000000" w:rsidRDefault="00000000" w:rsidRPr="00000000" w14:paraId="00000043">
      <w:pPr>
        <w:rPr>
          <w:rFonts w:ascii="Poppins" w:cs="Poppins" w:eastAsia="Poppins" w:hAnsi="Poppins"/>
        </w:rPr>
      </w:pPr>
      <w:r w:rsidDel="00000000" w:rsidR="00000000" w:rsidRPr="00000000">
        <w:rPr>
          <w:rFonts w:ascii="Poppins" w:cs="Poppins" w:eastAsia="Poppins" w:hAnsi="Poppins"/>
          <w:rtl w:val="0"/>
        </w:rPr>
        <w:t xml:space="preserve">At each level, how much is this set up automatically, and how much is it set up by a member of Openloop? </w:t>
      </w:r>
    </w:p>
    <w:p w:rsidR="00000000" w:rsidDel="00000000" w:rsidP="00000000" w:rsidRDefault="00000000" w:rsidRPr="00000000" w14:paraId="00000044">
      <w:pPr>
        <w:rPr>
          <w:rFonts w:ascii="Poppins" w:cs="Poppins" w:eastAsia="Poppins" w:hAnsi="Poppins"/>
        </w:rPr>
      </w:pPr>
      <w:r w:rsidDel="00000000" w:rsidR="00000000" w:rsidRPr="00000000">
        <w:rPr>
          <w:rtl w:val="0"/>
        </w:rPr>
      </w:r>
    </w:p>
    <w:p w:rsidR="00000000" w:rsidDel="00000000" w:rsidP="00000000" w:rsidRDefault="00000000" w:rsidRPr="00000000" w14:paraId="00000045">
      <w:pPr>
        <w:pStyle w:val="Heading3"/>
        <w:rPr/>
      </w:pPr>
      <w:bookmarkStart w:colFirst="0" w:colLast="0" w:name="_lnslib8veqp0" w:id="20"/>
      <w:bookmarkEnd w:id="20"/>
      <w:r w:rsidDel="00000000" w:rsidR="00000000" w:rsidRPr="00000000">
        <w:rPr>
          <w:rtl w:val="0"/>
        </w:rPr>
        <w:t xml:space="preserve">Hierarchy Levels: </w:t>
      </w:r>
    </w:p>
    <w:p w:rsidR="00000000" w:rsidDel="00000000" w:rsidP="00000000" w:rsidRDefault="00000000" w:rsidRPr="00000000" w14:paraId="00000046">
      <w:pPr>
        <w:rPr>
          <w:rFonts w:ascii="Poppins" w:cs="Poppins" w:eastAsia="Poppins" w:hAnsi="Poppins"/>
        </w:rPr>
      </w:pPr>
      <w:r w:rsidDel="00000000" w:rsidR="00000000" w:rsidRPr="00000000">
        <w:rPr>
          <w:rtl w:val="0"/>
        </w:rPr>
      </w:r>
    </w:p>
    <w:p w:rsidR="00000000" w:rsidDel="00000000" w:rsidP="00000000" w:rsidRDefault="00000000" w:rsidRPr="00000000" w14:paraId="00000047">
      <w:pPr>
        <w:rPr>
          <w:rFonts w:ascii="Poppins" w:cs="Poppins" w:eastAsia="Poppins" w:hAnsi="Poppins"/>
        </w:rPr>
      </w:pPr>
      <w:r w:rsidDel="00000000" w:rsidR="00000000" w:rsidRPr="00000000">
        <w:rPr>
          <w:rFonts w:ascii="Poppins" w:cs="Poppins" w:eastAsia="Poppins" w:hAnsi="Poppins"/>
          <w:rtl w:val="0"/>
        </w:rPr>
        <w:t xml:space="preserve">Level 0: (?) All OpenLoop</w:t>
      </w:r>
    </w:p>
    <w:p w:rsidR="00000000" w:rsidDel="00000000" w:rsidP="00000000" w:rsidRDefault="00000000" w:rsidRPr="00000000" w14:paraId="00000048">
      <w:pPr>
        <w:rPr>
          <w:rFonts w:ascii="Poppins" w:cs="Poppins" w:eastAsia="Poppins" w:hAnsi="Poppins"/>
        </w:rPr>
      </w:pPr>
      <w:r w:rsidDel="00000000" w:rsidR="00000000" w:rsidRPr="00000000">
        <w:rPr>
          <w:rtl w:val="0"/>
        </w:rPr>
      </w:r>
    </w:p>
    <w:p w:rsidR="00000000" w:rsidDel="00000000" w:rsidP="00000000" w:rsidRDefault="00000000" w:rsidRPr="00000000" w14:paraId="00000049">
      <w:pPr>
        <w:rPr>
          <w:rFonts w:ascii="Poppins" w:cs="Poppins" w:eastAsia="Poppins" w:hAnsi="Poppins"/>
          <w:b w:val="1"/>
          <w:bCs w:val="1"/>
          <w:u w:val="single"/>
        </w:rPr>
      </w:pPr>
      <w:r w:rsidDel="00000000" w:rsidR="00000000" w:rsidRPr="00000000">
        <w:rPr>
          <w:rFonts w:ascii="Poppins" w:cs="Poppins" w:eastAsia="Poppins" w:hAnsi="Poppins"/>
          <w:b w:val="1"/>
          <w:bCs w:val="1"/>
          <w:u w:val="single"/>
          <w:rtl w:val="0"/>
        </w:rPr>
        <w:t xml:space="preserve">Level 1: Across Vertical </w:t>
      </w:r>
    </w:p>
    <w:p w:rsidR="00000000" w:rsidDel="00000000" w:rsidP="00000000" w:rsidRDefault="00000000" w:rsidRPr="00000000" w14:paraId="0000004A">
      <w:pPr>
        <w:numPr>
          <w:ilvl w:val="0"/>
          <w:numId w:val="19"/>
        </w:numPr>
        <w:ind w:left="720" w:hanging="360"/>
        <w:rPr>
          <w:ins w:author="Maddy Li" w:id="1" w:date="2025-07-31T17:14:01Z"/>
          <w:rFonts w:ascii="Poppins" w:cs="Poppins" w:eastAsia="Poppins" w:hAnsi="Poppins"/>
        </w:rPr>
      </w:pPr>
      <w:ins w:author="Maddy Li" w:id="1" w:date="2025-07-31T17:14:01Z">
        <w:r w:rsidDel="00000000" w:rsidR="00000000" w:rsidRPr="00000000">
          <w:rPr>
            <w:rFonts w:ascii="Poppins" w:cs="Poppins" w:eastAsia="Poppins" w:hAnsi="Poppins"/>
            <w:rtl w:val="0"/>
          </w:rPr>
          <w:t xml:space="preserve">Patient intake forms are standard at the base data level for all clients in a vertical </w:t>
        </w:r>
      </w:ins>
    </w:p>
    <w:p w:rsidR="00000000" w:rsidDel="00000000" w:rsidP="00000000" w:rsidRDefault="00000000" w:rsidRPr="00000000" w14:paraId="0000004B">
      <w:pPr>
        <w:numPr>
          <w:ilvl w:val="1"/>
          <w:numId w:val="19"/>
        </w:numPr>
        <w:ind w:left="1440" w:hanging="360"/>
        <w:rPr>
          <w:rFonts w:ascii="Poppins" w:cs="Poppins" w:eastAsia="Poppins" w:hAnsi="Poppins"/>
        </w:rPr>
      </w:pPr>
      <w:ins w:author="Maddy Li" w:id="1" w:date="2025-07-31T17:14:01Z">
        <w:r w:rsidDel="00000000" w:rsidR="00000000" w:rsidRPr="00000000">
          <w:rPr>
            <w:rFonts w:ascii="Poppins" w:cs="Poppins" w:eastAsia="Poppins" w:hAnsi="Poppins"/>
            <w:rtl w:val="0"/>
          </w:rPr>
          <w:t xml:space="preserve">For each vertical, we define a set of keys that are needed for the clinical protocol </w:t>
        </w:r>
      </w:ins>
      <w:r w:rsidDel="00000000" w:rsidR="00000000" w:rsidRPr="00000000">
        <w:rPr>
          <w:rtl w:val="0"/>
        </w:rPr>
      </w:r>
    </w:p>
    <w:p w:rsidR="00000000" w:rsidDel="00000000" w:rsidP="00000000" w:rsidRDefault="00000000" w:rsidRPr="00000000" w14:paraId="0000004C">
      <w:pPr>
        <w:rPr>
          <w:rFonts w:ascii="Poppins" w:cs="Poppins" w:eastAsia="Poppins" w:hAnsi="Poppins"/>
        </w:rPr>
      </w:pPr>
      <w:r w:rsidDel="00000000" w:rsidR="00000000" w:rsidRPr="00000000">
        <w:rPr>
          <w:rFonts w:ascii="Poppins" w:cs="Poppins" w:eastAsia="Poppins" w:hAnsi="Poppins"/>
          <w:rtl w:val="0"/>
        </w:rPr>
        <w:t xml:space="preserve">Level 2: (?) Across Types of Client</w:t>
      </w:r>
    </w:p>
    <w:p w:rsidR="00000000" w:rsidDel="00000000" w:rsidP="00000000" w:rsidRDefault="00000000" w:rsidRPr="00000000" w14:paraId="0000004D">
      <w:pPr>
        <w:rPr>
          <w:rFonts w:ascii="Poppins" w:cs="Poppins" w:eastAsia="Poppins" w:hAnsi="Poppins"/>
        </w:rPr>
      </w:pPr>
      <w:r w:rsidDel="00000000" w:rsidR="00000000" w:rsidRPr="00000000">
        <w:rPr>
          <w:rtl w:val="0"/>
        </w:rPr>
      </w:r>
    </w:p>
    <w:p w:rsidR="00000000" w:rsidDel="00000000" w:rsidP="00000000" w:rsidRDefault="00000000" w:rsidRPr="00000000" w14:paraId="0000004E">
      <w:pPr>
        <w:rPr>
          <w:ins w:author="Maddy Li" w:id="2" w:date="2025-07-31T17:04:54Z"/>
          <w:rFonts w:ascii="Poppins" w:cs="Poppins" w:eastAsia="Poppins" w:hAnsi="Poppins"/>
        </w:rPr>
      </w:pPr>
      <w:r w:rsidDel="00000000" w:rsidR="00000000" w:rsidRPr="00000000">
        <w:rPr>
          <w:rFonts w:ascii="Poppins" w:cs="Poppins" w:eastAsia="Poppins" w:hAnsi="Poppins"/>
          <w:rtl w:val="0"/>
        </w:rPr>
        <w:t xml:space="preserve">Level 3: For One Client</w:t>
      </w:r>
      <w:ins w:author="Maddy Li" w:id="2" w:date="2025-07-31T17:04:54Z">
        <w:r w:rsidDel="00000000" w:rsidR="00000000" w:rsidRPr="00000000">
          <w:rPr>
            <w:rtl w:val="0"/>
          </w:rPr>
        </w:r>
      </w:ins>
    </w:p>
    <w:p w:rsidR="00000000" w:rsidDel="00000000" w:rsidP="00000000" w:rsidRDefault="00000000" w:rsidRPr="00000000" w14:paraId="0000004F">
      <w:pPr>
        <w:numPr>
          <w:ilvl w:val="0"/>
          <w:numId w:val="17"/>
        </w:numPr>
        <w:ind w:left="720" w:hanging="360"/>
        <w:rPr>
          <w:rFonts w:ascii="Poppins" w:cs="Poppins" w:eastAsia="Poppins" w:hAnsi="Poppins"/>
        </w:rPr>
      </w:pPr>
      <w:ins w:author="Maddy Li" w:id="2" w:date="2025-07-31T17:04:54Z">
        <w:r w:rsidDel="00000000" w:rsidR="00000000" w:rsidRPr="00000000">
          <w:rPr>
            <w:rFonts w:ascii="Poppins" w:cs="Poppins" w:eastAsia="Poppins" w:hAnsi="Poppins"/>
            <w:rtl w:val="0"/>
          </w:rPr>
          <w:t xml:space="preserve">G-Plans has their own intake forms </w:t>
        </w:r>
      </w:ins>
      <w:r w:rsidDel="00000000" w:rsidR="00000000" w:rsidRPr="00000000">
        <w:rPr>
          <w:rtl w:val="0"/>
        </w:rPr>
      </w:r>
    </w:p>
    <w:p w:rsidR="00000000" w:rsidDel="00000000" w:rsidP="00000000" w:rsidRDefault="00000000" w:rsidRPr="00000000" w14:paraId="00000050">
      <w:pPr>
        <w:rPr>
          <w:rFonts w:ascii="Poppins" w:cs="Poppins" w:eastAsia="Poppins" w:hAnsi="Poppins"/>
        </w:rPr>
      </w:pPr>
      <w:r w:rsidDel="00000000" w:rsidR="00000000" w:rsidRPr="00000000">
        <w:rPr>
          <w:rtl w:val="0"/>
        </w:rPr>
      </w:r>
    </w:p>
    <w:p w:rsidR="00000000" w:rsidDel="00000000" w:rsidP="00000000" w:rsidRDefault="00000000" w:rsidRPr="00000000" w14:paraId="00000051">
      <w:pPr>
        <w:rPr>
          <w:rFonts w:ascii="Poppins" w:cs="Poppins" w:eastAsia="Poppins" w:hAnsi="Poppins"/>
        </w:rPr>
      </w:pPr>
      <w:r w:rsidDel="00000000" w:rsidR="00000000" w:rsidRPr="00000000">
        <w:rPr>
          <w:rtl w:val="0"/>
        </w:rPr>
      </w:r>
    </w:p>
    <w:p w:rsidR="00000000" w:rsidDel="00000000" w:rsidP="00000000" w:rsidRDefault="00000000" w:rsidRPr="00000000" w14:paraId="00000052">
      <w:pPr>
        <w:rPr>
          <w:rFonts w:ascii="Poppins" w:cs="Poppins" w:eastAsia="Poppins" w:hAnsi="Poppins"/>
        </w:rPr>
      </w:pPr>
      <w:r w:rsidDel="00000000" w:rsidR="00000000" w:rsidRPr="00000000">
        <w:rPr>
          <w:rtl w:val="0"/>
        </w:rPr>
      </w:r>
    </w:p>
    <w:p w:rsidR="00000000" w:rsidDel="00000000" w:rsidP="00000000" w:rsidRDefault="00000000" w:rsidRPr="00000000" w14:paraId="00000053">
      <w:pPr>
        <w:rPr>
          <w:rFonts w:ascii="Poppins" w:cs="Poppins" w:eastAsia="Poppins" w:hAnsi="Poppins"/>
        </w:rPr>
      </w:pPr>
      <w:r w:rsidDel="00000000" w:rsidR="00000000" w:rsidRPr="00000000">
        <w:rPr>
          <w:rtl w:val="0"/>
        </w:rPr>
      </w:r>
    </w:p>
    <w:p w:rsidR="00000000" w:rsidDel="00000000" w:rsidP="00000000" w:rsidRDefault="00000000" w:rsidRPr="00000000" w14:paraId="00000054">
      <w:pPr>
        <w:rPr>
          <w:rFonts w:ascii="Poppins" w:cs="Poppins" w:eastAsia="Poppins" w:hAnsi="Poppins"/>
        </w:rPr>
      </w:pPr>
      <w:r w:rsidDel="00000000" w:rsidR="00000000" w:rsidRPr="00000000">
        <w:rPr>
          <w:rtl w:val="0"/>
        </w:rPr>
      </w:r>
    </w:p>
    <w:p w:rsidR="00000000" w:rsidDel="00000000" w:rsidP="00000000" w:rsidRDefault="00000000" w:rsidRPr="00000000" w14:paraId="00000055">
      <w:pPr>
        <w:numPr>
          <w:ilvl w:val="0"/>
          <w:numId w:val="10"/>
        </w:numPr>
        <w:ind w:left="720" w:hanging="360"/>
        <w:rPr>
          <w:ins w:author="Maddy Li" w:id="3" w:date="2025-07-31T17:20:47Z"/>
          <w:rFonts w:ascii="Poppins" w:cs="Poppins" w:eastAsia="Poppins" w:hAnsi="Poppins"/>
        </w:rPr>
      </w:pPr>
      <w:ins w:author="Maddy Li" w:id="3" w:date="2025-07-31T17:20:47Z">
        <w:r w:rsidDel="00000000" w:rsidR="00000000" w:rsidRPr="00000000">
          <w:rPr>
            <w:rFonts w:ascii="Poppins" w:cs="Poppins" w:eastAsia="Poppins" w:hAnsi="Poppins"/>
            <w:rtl w:val="0"/>
          </w:rPr>
          <w:t xml:space="preserve">Don’t do much work for insurance, mostly self pay</w:t>
        </w:r>
      </w:ins>
    </w:p>
    <w:p w:rsidR="00000000" w:rsidDel="00000000" w:rsidP="00000000" w:rsidRDefault="00000000" w:rsidRPr="00000000" w14:paraId="00000056">
      <w:pPr>
        <w:numPr>
          <w:ilvl w:val="0"/>
          <w:numId w:val="10"/>
        </w:numPr>
        <w:ind w:left="720" w:hanging="360"/>
        <w:rPr>
          <w:rFonts w:ascii="Poppins" w:cs="Poppins" w:eastAsia="Poppins" w:hAnsi="Poppins"/>
        </w:rPr>
      </w:pPr>
      <w:ins w:author="Maddy Li" w:id="3" w:date="2025-07-31T17:20:47Z">
        <w:r w:rsidDel="00000000" w:rsidR="00000000" w:rsidRPr="00000000">
          <w:rPr>
            <w:rFonts w:ascii="Poppins" w:cs="Poppins" w:eastAsia="Poppins" w:hAnsi="Poppins"/>
            <w:rtl w:val="0"/>
          </w:rPr>
          <w:t xml:space="preserve">Some variation of </w:t>
        </w:r>
      </w:ins>
      <w:r w:rsidDel="00000000" w:rsidR="00000000" w:rsidRPr="00000000">
        <w:rPr>
          <w:rtl w:val="0"/>
        </w:rPr>
      </w:r>
    </w:p>
    <w:p w:rsidR="00000000" w:rsidDel="00000000" w:rsidP="00000000" w:rsidRDefault="00000000" w:rsidRPr="00000000" w14:paraId="00000057">
      <w:pPr>
        <w:rPr>
          <w:rFonts w:ascii="Poppins" w:cs="Poppins" w:eastAsia="Poppins" w:hAnsi="Poppins"/>
        </w:rPr>
      </w:pPr>
      <w:r w:rsidDel="00000000" w:rsidR="00000000" w:rsidRPr="00000000">
        <w:rPr>
          <w:rtl w:val="0"/>
        </w:rPr>
      </w:r>
    </w:p>
    <w:p w:rsidR="00000000" w:rsidDel="00000000" w:rsidP="00000000" w:rsidRDefault="00000000" w:rsidRPr="00000000" w14:paraId="00000058">
      <w:pPr>
        <w:rPr>
          <w:rFonts w:ascii="Poppins" w:cs="Poppins" w:eastAsia="Poppins" w:hAnsi="Poppins"/>
        </w:rPr>
      </w:pPr>
      <w:r w:rsidDel="00000000" w:rsidR="00000000" w:rsidRPr="00000000">
        <w:rPr>
          <w:rtl w:val="0"/>
        </w:rPr>
      </w:r>
    </w:p>
    <w:p w:rsidR="00000000" w:rsidDel="00000000" w:rsidP="00000000" w:rsidRDefault="00000000" w:rsidRPr="00000000" w14:paraId="00000059">
      <w:pPr>
        <w:rPr>
          <w:rFonts w:ascii="Poppins" w:cs="Poppins" w:eastAsia="Poppins" w:hAnsi="Poppins"/>
        </w:rPr>
      </w:pPr>
      <w:r w:rsidDel="00000000" w:rsidR="00000000" w:rsidRPr="00000000">
        <w:rPr>
          <w:rtl w:val="0"/>
        </w:rPr>
      </w:r>
    </w:p>
    <w:p w:rsidR="00000000" w:rsidDel="00000000" w:rsidP="00000000" w:rsidRDefault="00000000" w:rsidRPr="00000000" w14:paraId="0000005A">
      <w:pPr>
        <w:rPr>
          <w:rFonts w:ascii="Poppins" w:cs="Poppins" w:eastAsia="Poppins" w:hAnsi="Poppins"/>
        </w:rPr>
      </w:pPr>
      <w:r w:rsidDel="00000000" w:rsidR="00000000" w:rsidRPr="00000000">
        <w:rPr>
          <w:rtl w:val="0"/>
        </w:rPr>
      </w:r>
    </w:p>
    <w:p w:rsidR="00000000" w:rsidDel="00000000" w:rsidP="00000000" w:rsidRDefault="00000000" w:rsidRPr="00000000" w14:paraId="0000005B">
      <w:pPr>
        <w:rPr>
          <w:rFonts w:ascii="Poppins" w:cs="Poppins" w:eastAsia="Poppins" w:hAnsi="Poppins"/>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2"/>
        <w:rPr>
          <w:rFonts w:ascii="Poppins" w:cs="Poppins" w:eastAsia="Poppins" w:hAnsi="Poppins"/>
        </w:rPr>
      </w:pPr>
      <w:bookmarkStart w:colFirst="0" w:colLast="0" w:name="_2jjeq7ge1z4m" w:id="21"/>
      <w:bookmarkEnd w:id="21"/>
      <w:r w:rsidDel="00000000" w:rsidR="00000000" w:rsidRPr="00000000">
        <w:rPr>
          <w:rFonts w:ascii="Poppins" w:cs="Poppins" w:eastAsia="Poppins" w:hAnsi="Poppins"/>
          <w:rtl w:val="0"/>
        </w:rPr>
        <w:t xml:space="preserve">Authentication and Access</w:t>
      </w:r>
    </w:p>
    <w:p w:rsidR="00000000" w:rsidDel="00000000" w:rsidP="00000000" w:rsidRDefault="00000000" w:rsidRPr="00000000" w14:paraId="0000005D">
      <w:pPr>
        <w:numPr>
          <w:ilvl w:val="0"/>
          <w:numId w:val="7"/>
        </w:numPr>
        <w:ind w:left="720" w:hanging="360"/>
        <w:rPr>
          <w:rFonts w:ascii="Poppins" w:cs="Poppins" w:eastAsia="Poppins" w:hAnsi="Poppins"/>
        </w:rPr>
      </w:pPr>
      <w:r w:rsidDel="00000000" w:rsidR="00000000" w:rsidRPr="00000000">
        <w:rPr>
          <w:rFonts w:ascii="Poppins" w:cs="Poppins" w:eastAsia="Poppins" w:hAnsi="Poppins"/>
          <w:rtl w:val="0"/>
        </w:rPr>
        <w:t xml:space="preserve">Patient information will be written to the client organization regardless of overarching auth structure </w:t>
      </w:r>
    </w:p>
    <w:p w:rsidR="00000000" w:rsidDel="00000000" w:rsidP="00000000" w:rsidRDefault="00000000" w:rsidRPr="00000000" w14:paraId="0000005E">
      <w:pPr>
        <w:numPr>
          <w:ilvl w:val="0"/>
          <w:numId w:val="7"/>
        </w:numPr>
        <w:ind w:left="720" w:hanging="360"/>
        <w:rPr>
          <w:rFonts w:ascii="Poppins" w:cs="Poppins" w:eastAsia="Poppins" w:hAnsi="Poppins"/>
        </w:rPr>
      </w:pPr>
      <w:r w:rsidDel="00000000" w:rsidR="00000000" w:rsidRPr="00000000">
        <w:rPr>
          <w:rFonts w:ascii="Poppins" w:cs="Poppins" w:eastAsia="Poppins" w:hAnsi="Poppins"/>
          <w:rtl w:val="0"/>
        </w:rPr>
        <w:t xml:space="preserve">However, we want to build an auth/access plan with as much as restriction as is necessary, and as little overhead as possible </w:t>
      </w:r>
    </w:p>
    <w:p w:rsidR="00000000" w:rsidDel="00000000" w:rsidP="00000000" w:rsidRDefault="00000000" w:rsidRPr="00000000" w14:paraId="0000005F">
      <w:pPr>
        <w:rPr>
          <w:rFonts w:ascii="Poppins" w:cs="Poppins" w:eastAsia="Poppins" w:hAnsi="Poppins"/>
        </w:rPr>
      </w:pPr>
      <w:r w:rsidDel="00000000" w:rsidR="00000000" w:rsidRPr="00000000">
        <w:rPr>
          <w:rtl w:val="0"/>
        </w:rPr>
      </w:r>
    </w:p>
    <w:p w:rsidR="00000000" w:rsidDel="00000000" w:rsidP="00000000" w:rsidRDefault="00000000" w:rsidRPr="00000000" w14:paraId="00000060">
      <w:pPr>
        <w:rPr>
          <w:rFonts w:ascii="Poppins" w:cs="Poppins" w:eastAsia="Poppins" w:hAnsi="Poppins"/>
        </w:rPr>
      </w:pPr>
      <w:r w:rsidDel="00000000" w:rsidR="00000000" w:rsidRPr="00000000">
        <w:rPr>
          <w:rFonts w:ascii="Poppins" w:cs="Poppins" w:eastAsia="Poppins" w:hAnsi="Poppins"/>
          <w:rtl w:val="0"/>
        </w:rPr>
        <w:t xml:space="preserve">1) Provider Auth </w:t>
      </w:r>
    </w:p>
    <w:p w:rsidR="00000000" w:rsidDel="00000000" w:rsidP="00000000" w:rsidRDefault="00000000" w:rsidRPr="00000000" w14:paraId="00000061">
      <w:pPr>
        <w:numPr>
          <w:ilvl w:val="0"/>
          <w:numId w:val="9"/>
        </w:numPr>
        <w:ind w:left="720" w:hanging="360"/>
        <w:rPr>
          <w:ins w:author="Maddy Li" w:id="4" w:date="2025-07-31T16:48:42Z"/>
          <w:rFonts w:ascii="Poppins" w:cs="Poppins" w:eastAsia="Poppins" w:hAnsi="Poppins"/>
        </w:rPr>
      </w:pPr>
      <w:r w:rsidDel="00000000" w:rsidR="00000000" w:rsidRPr="00000000">
        <w:rPr>
          <w:rFonts w:ascii="Poppins" w:cs="Poppins" w:eastAsia="Poppins" w:hAnsi="Poppins"/>
          <w:rtl w:val="0"/>
        </w:rPr>
        <w:t xml:space="preserve">Should providers have access to patient information at the vertical level, or at the client level? API or UI level? </w:t>
      </w:r>
      <w:ins w:author="Maddy Li" w:id="4" w:date="2025-07-31T16:48:42Z">
        <w:r w:rsidDel="00000000" w:rsidR="00000000" w:rsidRPr="00000000">
          <w:rPr>
            <w:rtl w:val="0"/>
          </w:rPr>
        </w:r>
      </w:ins>
    </w:p>
    <w:p w:rsidR="00000000" w:rsidDel="00000000" w:rsidP="00000000" w:rsidRDefault="00000000" w:rsidRPr="00000000" w14:paraId="00000062">
      <w:pPr>
        <w:numPr>
          <w:ilvl w:val="0"/>
          <w:numId w:val="9"/>
        </w:numPr>
        <w:ind w:left="720" w:hanging="360"/>
        <w:rPr>
          <w:rFonts w:ascii="Poppins" w:cs="Poppins" w:eastAsia="Poppins" w:hAnsi="Poppins"/>
        </w:rPr>
      </w:pPr>
      <w:ins w:author="Maddy Li" w:id="4" w:date="2025-07-31T16:48:42Z">
        <w:r w:rsidDel="00000000" w:rsidR="00000000" w:rsidRPr="00000000">
          <w:rPr>
            <w:rFonts w:ascii="Poppins" w:cs="Poppins" w:eastAsia="Poppins" w:hAnsi="Poppins"/>
            <w:rtl w:val="0"/>
          </w:rPr>
          <w:t xml:space="preserve">Grant providers access at a per-client basis </w:t>
        </w:r>
      </w:ins>
      <w:r w:rsidDel="00000000" w:rsidR="00000000" w:rsidRPr="00000000">
        <w:rPr>
          <w:rtl w:val="0"/>
        </w:rPr>
      </w:r>
    </w:p>
    <w:p w:rsidR="00000000" w:rsidDel="00000000" w:rsidP="00000000" w:rsidRDefault="00000000" w:rsidRPr="00000000" w14:paraId="00000063">
      <w:pPr>
        <w:rPr>
          <w:rFonts w:ascii="Poppins" w:cs="Poppins" w:eastAsia="Poppins" w:hAnsi="Poppins"/>
        </w:rPr>
      </w:pPr>
      <w:r w:rsidDel="00000000" w:rsidR="00000000" w:rsidRPr="00000000">
        <w:rPr>
          <w:rtl w:val="0"/>
        </w:rPr>
      </w:r>
    </w:p>
    <w:p w:rsidR="00000000" w:rsidDel="00000000" w:rsidP="00000000" w:rsidRDefault="00000000" w:rsidRPr="00000000" w14:paraId="00000064">
      <w:pPr>
        <w:rPr>
          <w:rFonts w:ascii="Poppins" w:cs="Poppins" w:eastAsia="Poppins" w:hAnsi="Poppins"/>
        </w:rPr>
      </w:pPr>
      <w:r w:rsidDel="00000000" w:rsidR="00000000" w:rsidRPr="00000000">
        <w:rPr>
          <w:rFonts w:ascii="Poppins" w:cs="Poppins" w:eastAsia="Poppins" w:hAnsi="Poppins"/>
          <w:rtl w:val="0"/>
        </w:rPr>
        <w:t xml:space="preserve">2) Client Auth </w:t>
      </w:r>
    </w:p>
    <w:p w:rsidR="00000000" w:rsidDel="00000000" w:rsidP="00000000" w:rsidRDefault="00000000" w:rsidRPr="00000000" w14:paraId="00000065">
      <w:pPr>
        <w:numPr>
          <w:ilvl w:val="0"/>
          <w:numId w:val="8"/>
        </w:numPr>
        <w:ind w:left="720" w:hanging="360"/>
        <w:rPr>
          <w:ins w:author="Maddy Li" w:id="5" w:date="2025-07-31T16:49:55Z"/>
          <w:rFonts w:ascii="Poppins" w:cs="Poppins" w:eastAsia="Poppins" w:hAnsi="Poppins"/>
        </w:rPr>
      </w:pPr>
      <w:r w:rsidDel="00000000" w:rsidR="00000000" w:rsidRPr="00000000">
        <w:rPr>
          <w:rFonts w:ascii="Poppins" w:cs="Poppins" w:eastAsia="Poppins" w:hAnsi="Poppins"/>
          <w:rtl w:val="0"/>
        </w:rPr>
        <w:t xml:space="preserve">Do you want your clients to be able to access data for the patients they have referred to Openloop? </w:t>
      </w:r>
      <w:ins w:author="Maddy Li" w:id="5" w:date="2025-07-31T16:49:55Z">
        <w:r w:rsidDel="00000000" w:rsidR="00000000" w:rsidRPr="00000000">
          <w:rPr>
            <w:rtl w:val="0"/>
          </w:rPr>
        </w:r>
      </w:ins>
    </w:p>
    <w:p w:rsidR="00000000" w:rsidDel="00000000" w:rsidP="00000000" w:rsidRDefault="00000000" w:rsidRPr="00000000" w14:paraId="00000066">
      <w:pPr>
        <w:numPr>
          <w:ilvl w:val="0"/>
          <w:numId w:val="8"/>
        </w:numPr>
        <w:ind w:left="720" w:hanging="360"/>
        <w:rPr>
          <w:ins w:author="Maddy Li" w:id="5" w:date="2025-07-31T16:49:55Z"/>
          <w:rFonts w:ascii="Poppins" w:cs="Poppins" w:eastAsia="Poppins" w:hAnsi="Poppins"/>
        </w:rPr>
      </w:pPr>
      <w:ins w:author="Maddy Li" w:id="5" w:date="2025-07-31T16:49:55Z">
        <w:r w:rsidDel="00000000" w:rsidR="00000000" w:rsidRPr="00000000">
          <w:rPr>
            <w:rFonts w:ascii="Poppins" w:cs="Poppins" w:eastAsia="Poppins" w:hAnsi="Poppins"/>
            <w:rtl w:val="0"/>
          </w:rPr>
          <w:t xml:space="preserve">Clients integrate with Healthie, scoped within their sub-org </w:t>
        </w:r>
      </w:ins>
    </w:p>
    <w:p w:rsidR="00000000" w:rsidDel="00000000" w:rsidP="00000000" w:rsidRDefault="00000000" w:rsidRPr="00000000" w14:paraId="00000067">
      <w:pPr>
        <w:numPr>
          <w:ilvl w:val="0"/>
          <w:numId w:val="8"/>
        </w:numPr>
        <w:ind w:left="720" w:hanging="360"/>
        <w:rPr>
          <w:ins w:author="Maddy Li" w:id="5" w:date="2025-07-31T16:49:55Z"/>
          <w:rFonts w:ascii="Poppins" w:cs="Poppins" w:eastAsia="Poppins" w:hAnsi="Poppins"/>
        </w:rPr>
      </w:pPr>
      <w:ins w:author="Maddy Li" w:id="5" w:date="2025-07-31T16:49:55Z">
        <w:r w:rsidDel="00000000" w:rsidR="00000000" w:rsidRPr="00000000">
          <w:rPr>
            <w:rFonts w:ascii="Poppins" w:cs="Poppins" w:eastAsia="Poppins" w:hAnsi="Poppins"/>
            <w:rtl w:val="0"/>
          </w:rPr>
          <w:t xml:space="preserve">Currently have write/delete access, </w:t>
        </w:r>
      </w:ins>
    </w:p>
    <w:p w:rsidR="00000000" w:rsidDel="00000000" w:rsidP="00000000" w:rsidRDefault="00000000" w:rsidRPr="00000000" w14:paraId="00000068">
      <w:pPr>
        <w:numPr>
          <w:ilvl w:val="0"/>
          <w:numId w:val="8"/>
        </w:numPr>
        <w:ind w:left="720" w:hanging="360"/>
        <w:rPr>
          <w:ins w:author="Maddy Li" w:id="5" w:date="2025-07-31T16:49:55Z"/>
          <w:rFonts w:ascii="Poppins" w:cs="Poppins" w:eastAsia="Poppins" w:hAnsi="Poppins"/>
        </w:rPr>
      </w:pPr>
      <w:ins w:author="Maddy Li" w:id="5" w:date="2025-07-31T16:49:55Z">
        <w:r w:rsidDel="00000000" w:rsidR="00000000" w:rsidRPr="00000000">
          <w:rPr>
            <w:rFonts w:ascii="Poppins" w:cs="Poppins" w:eastAsia="Poppins" w:hAnsi="Poppins"/>
            <w:rtl w:val="0"/>
          </w:rPr>
          <w:t xml:space="preserve">Patient Acquisition/Intake is what they need to write/delete for </w:t>
        </w:r>
      </w:ins>
    </w:p>
    <w:p w:rsidR="00000000" w:rsidDel="00000000" w:rsidP="00000000" w:rsidRDefault="00000000" w:rsidRPr="00000000" w14:paraId="00000069">
      <w:pPr>
        <w:numPr>
          <w:ilvl w:val="0"/>
          <w:numId w:val="8"/>
        </w:numPr>
        <w:ind w:left="720" w:hanging="360"/>
        <w:rPr>
          <w:ins w:author="Maddy Li" w:id="5" w:date="2025-07-31T16:49:55Z"/>
          <w:rFonts w:ascii="Poppins" w:cs="Poppins" w:eastAsia="Poppins" w:hAnsi="Poppins"/>
        </w:rPr>
      </w:pPr>
      <w:ins w:author="Maddy Li" w:id="5" w:date="2025-07-31T16:49:55Z">
        <w:r w:rsidDel="00000000" w:rsidR="00000000" w:rsidRPr="00000000">
          <w:rPr>
            <w:rFonts w:ascii="Poppins" w:cs="Poppins" w:eastAsia="Poppins" w:hAnsi="Poppins"/>
            <w:rtl w:val="0"/>
          </w:rPr>
          <w:t xml:space="preserve">With Medplum: need read/write to questionnaireresponses, just read to patient data (to be enumerated), no access to other info </w:t>
        </w:r>
      </w:ins>
    </w:p>
    <w:p w:rsidR="00000000" w:rsidDel="00000000" w:rsidP="00000000" w:rsidRDefault="00000000" w:rsidRPr="00000000" w14:paraId="0000006A">
      <w:pPr>
        <w:numPr>
          <w:ilvl w:val="0"/>
          <w:numId w:val="8"/>
        </w:numPr>
        <w:ind w:left="720" w:hanging="360"/>
        <w:rPr>
          <w:rFonts w:ascii="Poppins" w:cs="Poppins" w:eastAsia="Poppins" w:hAnsi="Poppins"/>
        </w:rPr>
      </w:pPr>
      <w:ins w:author="Maddy Li" w:id="5" w:date="2025-07-31T16:49:55Z">
        <w:r w:rsidDel="00000000" w:rsidR="00000000" w:rsidRPr="00000000">
          <w:rPr>
            <w:rFonts w:ascii="Poppins" w:cs="Poppins" w:eastAsia="Poppins" w:hAnsi="Poppins"/>
            <w:rtl w:val="0"/>
          </w:rPr>
          <w:t xml:space="preserve">Complexity of implementation (for non technical clients): </w:t>
        </w:r>
      </w:ins>
      <w:r w:rsidDel="00000000" w:rsidR="00000000" w:rsidRPr="00000000">
        <w:rPr>
          <w:rtl w:val="0"/>
        </w:rPr>
      </w:r>
    </w:p>
    <w:p w:rsidR="00000000" w:rsidDel="00000000" w:rsidP="00000000" w:rsidRDefault="00000000" w:rsidRPr="00000000" w14:paraId="0000006B">
      <w:pPr>
        <w:rPr>
          <w:rFonts w:ascii="Poppins" w:cs="Poppins" w:eastAsia="Poppins" w:hAnsi="Poppins"/>
        </w:rPr>
      </w:pPr>
      <w:r w:rsidDel="00000000" w:rsidR="00000000" w:rsidRPr="00000000">
        <w:rPr>
          <w:rtl w:val="0"/>
        </w:rPr>
      </w:r>
    </w:p>
    <w:p w:rsidR="00000000" w:rsidDel="00000000" w:rsidP="00000000" w:rsidRDefault="00000000" w:rsidRPr="00000000" w14:paraId="0000006C">
      <w:pPr>
        <w:rPr>
          <w:rFonts w:ascii="Poppins" w:cs="Poppins" w:eastAsia="Poppins" w:hAnsi="Poppins"/>
        </w:rPr>
      </w:pPr>
      <w:r w:rsidDel="00000000" w:rsidR="00000000" w:rsidRPr="00000000">
        <w:rPr>
          <w:rFonts w:ascii="Poppins" w:cs="Poppins" w:eastAsia="Poppins" w:hAnsi="Poppins"/>
          <w:rtl w:val="0"/>
        </w:rPr>
        <w:t xml:space="preserve">3) Patient Auth </w:t>
      </w:r>
    </w:p>
    <w:p w:rsidR="00000000" w:rsidDel="00000000" w:rsidP="00000000" w:rsidRDefault="00000000" w:rsidRPr="00000000" w14:paraId="0000006D">
      <w:pPr>
        <w:numPr>
          <w:ilvl w:val="0"/>
          <w:numId w:val="25"/>
        </w:numPr>
        <w:ind w:left="720" w:hanging="360"/>
        <w:rPr>
          <w:ins w:author="Maddy Li" w:id="6" w:date="2025-07-31T16:53:39Z"/>
          <w:rFonts w:ascii="Poppins" w:cs="Poppins" w:eastAsia="Poppins" w:hAnsi="Poppins"/>
        </w:rPr>
      </w:pPr>
      <w:r w:rsidDel="00000000" w:rsidR="00000000" w:rsidRPr="00000000">
        <w:rPr>
          <w:rFonts w:ascii="Poppins" w:cs="Poppins" w:eastAsia="Poppins" w:hAnsi="Poppins"/>
          <w:rtl w:val="0"/>
        </w:rPr>
        <w:t xml:space="preserve">Do you want individual patients that have used your services to be able to access their data? </w:t>
      </w:r>
      <w:ins w:author="Maddy Li" w:id="6" w:date="2025-07-31T16:53:39Z">
        <w:r w:rsidDel="00000000" w:rsidR="00000000" w:rsidRPr="00000000">
          <w:rPr>
            <w:rtl w:val="0"/>
          </w:rPr>
        </w:r>
      </w:ins>
    </w:p>
    <w:p w:rsidR="00000000" w:rsidDel="00000000" w:rsidP="00000000" w:rsidRDefault="00000000" w:rsidRPr="00000000" w14:paraId="0000006E">
      <w:pPr>
        <w:numPr>
          <w:ilvl w:val="0"/>
          <w:numId w:val="25"/>
        </w:numPr>
        <w:ind w:left="720" w:hanging="360"/>
        <w:rPr>
          <w:ins w:author="Maddy Li" w:id="6" w:date="2025-07-31T16:53:39Z"/>
          <w:rFonts w:ascii="Poppins" w:cs="Poppins" w:eastAsia="Poppins" w:hAnsi="Poppins"/>
        </w:rPr>
      </w:pPr>
      <w:ins w:author="Maddy Li" w:id="6" w:date="2025-07-31T16:53:39Z">
        <w:r w:rsidDel="00000000" w:rsidR="00000000" w:rsidRPr="00000000">
          <w:rPr>
            <w:rFonts w:ascii="Poppins" w:cs="Poppins" w:eastAsia="Poppins" w:hAnsi="Poppins"/>
            <w:rtl w:val="0"/>
          </w:rPr>
          <w:t xml:space="preserve">Currently obscured away from patients directly </w:t>
        </w:r>
      </w:ins>
    </w:p>
    <w:p w:rsidR="00000000" w:rsidDel="00000000" w:rsidP="00000000" w:rsidRDefault="00000000" w:rsidRPr="00000000" w14:paraId="0000006F">
      <w:pPr>
        <w:numPr>
          <w:ilvl w:val="0"/>
          <w:numId w:val="25"/>
        </w:numPr>
        <w:ind w:left="720" w:hanging="360"/>
        <w:rPr>
          <w:ins w:author="Maddy Li" w:id="6" w:date="2025-07-31T16:53:39Z"/>
          <w:rFonts w:ascii="Poppins" w:cs="Poppins" w:eastAsia="Poppins" w:hAnsi="Poppins"/>
        </w:rPr>
      </w:pPr>
      <w:ins w:author="Maddy Li" w:id="6" w:date="2025-07-31T16:53:39Z">
        <w:r w:rsidDel="00000000" w:rsidR="00000000" w:rsidRPr="00000000">
          <w:rPr>
            <w:rFonts w:ascii="Poppins" w:cs="Poppins" w:eastAsia="Poppins" w:hAnsi="Poppins"/>
            <w:rtl w:val="0"/>
          </w:rPr>
          <w:t xml:space="preserve">Clients have patient portals and patients can interact with client’s api keys </w:t>
        </w:r>
      </w:ins>
    </w:p>
    <w:p w:rsidR="00000000" w:rsidDel="00000000" w:rsidP="00000000" w:rsidRDefault="00000000" w:rsidRPr="00000000" w14:paraId="00000070">
      <w:pPr>
        <w:numPr>
          <w:ilvl w:val="0"/>
          <w:numId w:val="25"/>
        </w:numPr>
        <w:ind w:left="720" w:hanging="360"/>
        <w:rPr>
          <w:rFonts w:ascii="Poppins" w:cs="Poppins" w:eastAsia="Poppins" w:hAnsi="Poppins"/>
        </w:rPr>
      </w:pPr>
      <w:ins w:author="Maddy Li" w:id="6" w:date="2025-07-31T16:53:39Z">
        <w:r w:rsidDel="00000000" w:rsidR="00000000" w:rsidRPr="00000000">
          <w:rPr>
            <w:rFonts w:ascii="Poppins" w:cs="Poppins" w:eastAsia="Poppins" w:hAnsi="Poppins"/>
            <w:rtl w:val="0"/>
          </w:rPr>
          <w:t xml:space="preserve">Appointment scheduling access - patient access is a little more </w:t>
        </w:r>
      </w:ins>
      <w:r w:rsidDel="00000000" w:rsidR="00000000" w:rsidRPr="00000000">
        <w:rPr>
          <w:rtl w:val="0"/>
        </w:rPr>
      </w:r>
    </w:p>
    <w:p w:rsidR="00000000" w:rsidDel="00000000" w:rsidP="00000000" w:rsidRDefault="00000000" w:rsidRPr="00000000" w14:paraId="00000071">
      <w:pPr>
        <w:rPr>
          <w:rFonts w:ascii="Poppins" w:cs="Poppins" w:eastAsia="Poppins" w:hAnsi="Poppins"/>
        </w:rPr>
      </w:pPr>
      <w:r w:rsidDel="00000000" w:rsidR="00000000" w:rsidRPr="00000000">
        <w:rPr>
          <w:rtl w:val="0"/>
        </w:rPr>
      </w:r>
    </w:p>
    <w:p w:rsidR="00000000" w:rsidDel="00000000" w:rsidP="00000000" w:rsidRDefault="00000000" w:rsidRPr="00000000" w14:paraId="00000072">
      <w:pPr>
        <w:rPr>
          <w:rFonts w:ascii="Poppins" w:cs="Poppins" w:eastAsia="Poppins" w:hAnsi="Poppins"/>
        </w:rPr>
      </w:pPr>
      <w:r w:rsidDel="00000000" w:rsidR="00000000" w:rsidRPr="00000000">
        <w:rPr>
          <w:rFonts w:ascii="Poppins" w:cs="Poppins" w:eastAsia="Poppins" w:hAnsi="Poppins"/>
          <w:rtl w:val="0"/>
        </w:rPr>
        <w:t xml:space="preserve">4) Clinical Operations Auth </w:t>
      </w:r>
    </w:p>
    <w:p w:rsidR="00000000" w:rsidDel="00000000" w:rsidP="00000000" w:rsidRDefault="00000000" w:rsidRPr="00000000" w14:paraId="00000073">
      <w:pPr>
        <w:numPr>
          <w:ilvl w:val="0"/>
          <w:numId w:val="22"/>
        </w:numPr>
        <w:ind w:left="720" w:hanging="360"/>
        <w:rPr>
          <w:rFonts w:ascii="Poppins" w:cs="Poppins" w:eastAsia="Poppins" w:hAnsi="Poppins"/>
        </w:rPr>
      </w:pPr>
      <w:r w:rsidDel="00000000" w:rsidR="00000000" w:rsidRPr="00000000">
        <w:rPr>
          <w:rFonts w:ascii="Poppins" w:cs="Poppins" w:eastAsia="Poppins" w:hAnsi="Poppins"/>
          <w:rtl w:val="0"/>
        </w:rPr>
        <w:t xml:space="preserve">Are there separations of clinical ops teams by vertical, client, function (billing, prescribing, etc)? Do clients bring their own clinical ops? </w:t>
      </w:r>
    </w:p>
    <w:p w:rsidR="00000000" w:rsidDel="00000000" w:rsidP="00000000" w:rsidRDefault="00000000" w:rsidRPr="00000000" w14:paraId="00000074">
      <w:pPr>
        <w:numPr>
          <w:ilvl w:val="0"/>
          <w:numId w:val="22"/>
        </w:numPr>
        <w:ind w:left="720" w:hanging="360"/>
        <w:rPr>
          <w:ins w:author="Maddy Li" w:id="7" w:date="2025-07-31T16:56:35Z"/>
          <w:rFonts w:ascii="Poppins" w:cs="Poppins" w:eastAsia="Poppins" w:hAnsi="Poppins"/>
        </w:rPr>
      </w:pPr>
      <w:r w:rsidDel="00000000" w:rsidR="00000000" w:rsidRPr="00000000">
        <w:rPr>
          <w:rFonts w:ascii="Poppins" w:cs="Poppins" w:eastAsia="Poppins" w:hAnsi="Poppins"/>
          <w:rtl w:val="0"/>
        </w:rPr>
        <w:t xml:space="preserve">Should clinical ops staff have access to all patient information, or a subset of anonymized patient information? </w:t>
      </w:r>
      <w:ins w:author="Maddy Li" w:id="7" w:date="2025-07-31T16:56:35Z">
        <w:r w:rsidDel="00000000" w:rsidR="00000000" w:rsidRPr="00000000">
          <w:rPr>
            <w:rtl w:val="0"/>
          </w:rPr>
        </w:r>
      </w:ins>
    </w:p>
    <w:p w:rsidR="00000000" w:rsidDel="00000000" w:rsidP="00000000" w:rsidRDefault="00000000" w:rsidRPr="00000000" w14:paraId="00000075">
      <w:pPr>
        <w:numPr>
          <w:ilvl w:val="0"/>
          <w:numId w:val="22"/>
        </w:numPr>
        <w:ind w:left="720" w:hanging="360"/>
        <w:rPr>
          <w:ins w:author="Maddy Li" w:id="7" w:date="2025-07-31T16:56:35Z"/>
          <w:rFonts w:ascii="Poppins" w:cs="Poppins" w:eastAsia="Poppins" w:hAnsi="Poppins"/>
        </w:rPr>
      </w:pPr>
      <w:ins w:author="Maddy Li" w:id="7" w:date="2025-07-31T16:56:35Z">
        <w:r w:rsidDel="00000000" w:rsidR="00000000" w:rsidRPr="00000000">
          <w:rPr>
            <w:rFonts w:ascii="Poppins" w:cs="Poppins" w:eastAsia="Poppins" w:hAnsi="Poppins"/>
            <w:rtl w:val="0"/>
          </w:rPr>
          <w:t xml:space="preserve">Small centralized ops team that manages across clients/programs </w:t>
        </w:r>
      </w:ins>
    </w:p>
    <w:p w:rsidR="00000000" w:rsidDel="00000000" w:rsidP="00000000" w:rsidRDefault="00000000" w:rsidRPr="00000000" w14:paraId="00000076">
      <w:pPr>
        <w:numPr>
          <w:ilvl w:val="0"/>
          <w:numId w:val="22"/>
        </w:numPr>
        <w:ind w:left="720" w:hanging="360"/>
        <w:rPr>
          <w:ins w:author="Maddy Li" w:id="7" w:date="2025-07-31T16:56:35Z"/>
          <w:rFonts w:ascii="Poppins" w:cs="Poppins" w:eastAsia="Poppins" w:hAnsi="Poppins"/>
        </w:rPr>
      </w:pPr>
      <w:ins w:author="Maddy Li" w:id="7" w:date="2025-07-31T16:56:35Z">
        <w:r w:rsidDel="00000000" w:rsidR="00000000" w:rsidRPr="00000000">
          <w:rPr>
            <w:rFonts w:ascii="Poppins" w:cs="Poppins" w:eastAsia="Poppins" w:hAnsi="Poppins"/>
            <w:rtl w:val="0"/>
          </w:rPr>
          <w:t xml:space="preserve">Clinical ops team are specialized </w:t>
        </w:r>
      </w:ins>
    </w:p>
    <w:p w:rsidR="00000000" w:rsidDel="00000000" w:rsidP="00000000" w:rsidRDefault="00000000" w:rsidRPr="00000000" w14:paraId="00000077">
      <w:pPr>
        <w:numPr>
          <w:ilvl w:val="1"/>
          <w:numId w:val="22"/>
        </w:numPr>
        <w:ind w:left="1440" w:hanging="360"/>
        <w:rPr>
          <w:rFonts w:ascii="Poppins" w:cs="Poppins" w:eastAsia="Poppins" w:hAnsi="Poppins"/>
        </w:rPr>
      </w:pPr>
      <w:ins w:author="Maddy Li" w:id="7" w:date="2025-07-31T16:56:35Z">
        <w:r w:rsidDel="00000000" w:rsidR="00000000" w:rsidRPr="00000000">
          <w:rPr>
            <w:rFonts w:ascii="Poppins" w:cs="Poppins" w:eastAsia="Poppins" w:hAnsi="Poppins"/>
            <w:rtl w:val="0"/>
          </w:rPr>
          <w:t xml:space="preserve">Scheduling team - manages scheduling across all customers </w:t>
        </w:r>
      </w:ins>
      <w:r w:rsidDel="00000000" w:rsidR="00000000" w:rsidRPr="00000000">
        <w:rPr>
          <w:rtl w:val="0"/>
        </w:rPr>
      </w:r>
    </w:p>
    <w:p w:rsidR="00000000" w:rsidDel="00000000" w:rsidP="00000000" w:rsidRDefault="00000000" w:rsidRPr="00000000" w14:paraId="00000078">
      <w:pPr>
        <w:rPr>
          <w:rFonts w:ascii="Poppins" w:cs="Poppins" w:eastAsia="Poppins" w:hAnsi="Poppins"/>
        </w:rPr>
      </w:pPr>
      <w:r w:rsidDel="00000000" w:rsidR="00000000" w:rsidRPr="00000000">
        <w:rPr>
          <w:rtl w:val="0"/>
        </w:rPr>
      </w:r>
    </w:p>
    <w:p w:rsidR="00000000" w:rsidDel="00000000" w:rsidP="00000000" w:rsidRDefault="00000000" w:rsidRPr="00000000" w14:paraId="00000079">
      <w:pPr>
        <w:rPr>
          <w:rFonts w:ascii="Poppins" w:cs="Poppins" w:eastAsia="Poppins" w:hAnsi="Poppins"/>
        </w:rPr>
      </w:pPr>
      <w:ins w:author="Maddy Li" w:id="8" w:date="2025-07-31T16:44:48Z">
        <w:r w:rsidDel="00000000" w:rsidR="00000000" w:rsidRPr="00000000">
          <w:rPr>
            <w:rFonts w:ascii="Poppins" w:cs="Poppins" w:eastAsia="Poppins" w:hAnsi="Poppins"/>
            <w:rtl w:val="0"/>
          </w:rPr>
          <w:t xml:space="preserve">5) Partner access </w:t>
        </w:r>
      </w:ins>
      <w:r w:rsidDel="00000000" w:rsidR="00000000" w:rsidRPr="00000000">
        <w:rPr>
          <w:rtl w:val="0"/>
        </w:rPr>
      </w:r>
    </w:p>
    <w:p w:rsidR="00000000" w:rsidDel="00000000" w:rsidP="00000000" w:rsidRDefault="00000000" w:rsidRPr="00000000" w14:paraId="0000007A">
      <w:pPr>
        <w:rPr>
          <w:rFonts w:ascii="Poppins" w:cs="Poppins" w:eastAsia="Poppins" w:hAnsi="Poppins"/>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Title"/>
        <w:rPr/>
      </w:pPr>
      <w:bookmarkStart w:colFirst="0" w:colLast="0" w:name="_a6jgqtaede2" w:id="22"/>
      <w:bookmarkEnd w:id="22"/>
      <w:r w:rsidDel="00000000" w:rsidR="00000000" w:rsidRPr="00000000">
        <w:rPr>
          <w:rtl w:val="0"/>
        </w:rPr>
        <w:t xml:space="preserve">Fathom summary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xtbcqki6tfvv" w:id="23"/>
      <w:bookmarkEnd w:id="23"/>
      <w:r w:rsidDel="00000000" w:rsidR="00000000" w:rsidRPr="00000000">
        <w:rPr>
          <w:b w:val="1"/>
          <w:bCs w:val="1"/>
          <w:sz w:val="46"/>
          <w:szCs w:val="46"/>
          <w:rtl w:val="0"/>
        </w:rPr>
        <w:t xml:space="preserve">Workshop Day 1 (Client Onboarding)- Openloop|Medplum - July 31</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color w:val="1155cc"/>
          <w:sz w:val="20"/>
          <w:szCs w:val="20"/>
          <w:u w:val="single"/>
        </w:rPr>
      </w:pPr>
      <w:hyperlink r:id="rId11">
        <w:r w:rsidDel="00000000" w:rsidR="00000000" w:rsidRPr="00000000">
          <w:rPr>
            <w:b w:val="1"/>
            <w:bCs w:val="1"/>
            <w:color w:val="1155cc"/>
            <w:sz w:val="20"/>
            <w:szCs w:val="20"/>
            <w:u w:val="single"/>
            <w:rtl w:val="0"/>
          </w:rPr>
          <w:t xml:space="preserve">VIEW RECORDING - 64 mins (No highlights)</w:t>
        </w:r>
      </w:hyperlink>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uspvmww471zq" w:id="24"/>
      <w:bookmarkEnd w:id="24"/>
      <w:r w:rsidDel="00000000" w:rsidR="00000000" w:rsidRPr="00000000">
        <w:rPr>
          <w:b w:val="1"/>
          <w:bCs w:val="1"/>
          <w:sz w:val="34"/>
          <w:szCs w:val="34"/>
          <w:rtl w:val="0"/>
        </w:rPr>
        <w:t xml:space="preserve">Meeting Purpose</w:t>
      </w:r>
    </w:p>
    <w:p w:rsidR="00000000" w:rsidDel="00000000" w:rsidP="00000000" w:rsidRDefault="00000000" w:rsidRPr="00000000" w14:paraId="00000081">
      <w:pPr>
        <w:spacing w:after="240" w:before="240" w:lineRule="auto"/>
        <w:rPr>
          <w:color w:val="1155cc"/>
          <w:u w:val="single"/>
        </w:rPr>
      </w:pPr>
      <w:hyperlink r:id="rId12">
        <w:r w:rsidDel="00000000" w:rsidR="00000000" w:rsidRPr="00000000">
          <w:rPr>
            <w:color w:val="1155cc"/>
            <w:u w:val="single"/>
            <w:rtl w:val="0"/>
          </w:rPr>
          <w:t xml:space="preserve">Workshop to discuss OpenLoop's client onboarding process, focusing on intake forms, charting, and overall system architecture for their telehealth platform.</w:t>
        </w:r>
      </w:hyperlink>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8tfveoddu3t5" w:id="25"/>
      <w:bookmarkEnd w:id="25"/>
      <w:r w:rsidDel="00000000" w:rsidR="00000000" w:rsidRPr="00000000">
        <w:rPr>
          <w:b w:val="1"/>
          <w:bCs w:val="1"/>
          <w:sz w:val="34"/>
          <w:szCs w:val="34"/>
          <w:rtl w:val="0"/>
        </w:rPr>
        <w:t xml:space="preserve">Key Takeaways</w:t>
      </w:r>
    </w:p>
    <w:p w:rsidR="00000000" w:rsidDel="00000000" w:rsidP="00000000" w:rsidRDefault="00000000" w:rsidRPr="00000000" w14:paraId="00000083">
      <w:pPr>
        <w:numPr>
          <w:ilvl w:val="0"/>
          <w:numId w:val="26"/>
        </w:numPr>
        <w:spacing w:after="0" w:afterAutospacing="0" w:before="240" w:lineRule="auto"/>
        <w:ind w:left="720" w:hanging="360"/>
      </w:pPr>
      <w:hyperlink r:id="rId13">
        <w:r w:rsidDel="00000000" w:rsidR="00000000" w:rsidRPr="00000000">
          <w:rPr>
            <w:color w:val="1155cc"/>
            <w:u w:val="single"/>
            <w:rtl w:val="0"/>
          </w:rPr>
          <w:t xml:space="preserve">OpenLoop is transitioning from client-specific implementations to a more standardized, scalable approach across verticals and care pathways</w:t>
        </w:r>
      </w:hyperlink>
      <w:r w:rsidDel="00000000" w:rsidR="00000000" w:rsidRPr="00000000">
        <w:rPr>
          <w:rtl w:val="0"/>
        </w:rPr>
      </w:r>
    </w:p>
    <w:p w:rsidR="00000000" w:rsidDel="00000000" w:rsidP="00000000" w:rsidRDefault="00000000" w:rsidRPr="00000000" w14:paraId="00000084">
      <w:pPr>
        <w:numPr>
          <w:ilvl w:val="0"/>
          <w:numId w:val="26"/>
        </w:numPr>
        <w:spacing w:after="0" w:afterAutospacing="0" w:before="0" w:beforeAutospacing="0" w:lineRule="auto"/>
        <w:ind w:left="720" w:hanging="360"/>
      </w:pPr>
      <w:hyperlink r:id="rId14">
        <w:r w:rsidDel="00000000" w:rsidR="00000000" w:rsidRPr="00000000">
          <w:rPr>
            <w:color w:val="1155cc"/>
            <w:u w:val="single"/>
            <w:rtl w:val="0"/>
          </w:rPr>
          <w:t xml:space="preserve">A new intake form builder is being developed to balance client customization with OpenLoop's data requirements</w:t>
        </w:r>
      </w:hyperlink>
      <w:r w:rsidDel="00000000" w:rsidR="00000000" w:rsidRPr="00000000">
        <w:rPr>
          <w:rtl w:val="0"/>
        </w:rPr>
      </w:r>
    </w:p>
    <w:p w:rsidR="00000000" w:rsidDel="00000000" w:rsidP="00000000" w:rsidRDefault="00000000" w:rsidRPr="00000000" w14:paraId="00000085">
      <w:pPr>
        <w:numPr>
          <w:ilvl w:val="0"/>
          <w:numId w:val="26"/>
        </w:numPr>
        <w:spacing w:after="0" w:afterAutospacing="0" w:before="0" w:beforeAutospacing="0" w:lineRule="auto"/>
        <w:ind w:left="720" w:hanging="360"/>
      </w:pPr>
      <w:hyperlink r:id="rId15">
        <w:r w:rsidDel="00000000" w:rsidR="00000000" w:rsidRPr="00000000">
          <w:rPr>
            <w:color w:val="1155cc"/>
            <w:u w:val="single"/>
            <w:rtl w:val="0"/>
          </w:rPr>
          <w:t xml:space="preserve">Charting processes need modularization and standardization while maintaining flexibility for different care pathways</w:t>
        </w:r>
      </w:hyperlink>
      <w:r w:rsidDel="00000000" w:rsidR="00000000" w:rsidRPr="00000000">
        <w:rPr>
          <w:rtl w:val="0"/>
        </w:rPr>
      </w:r>
    </w:p>
    <w:p w:rsidR="00000000" w:rsidDel="00000000" w:rsidP="00000000" w:rsidRDefault="00000000" w:rsidRPr="00000000" w14:paraId="00000086">
      <w:pPr>
        <w:numPr>
          <w:ilvl w:val="0"/>
          <w:numId w:val="26"/>
        </w:numPr>
        <w:spacing w:after="240" w:before="0" w:beforeAutospacing="0" w:lineRule="auto"/>
        <w:ind w:left="720" w:hanging="360"/>
      </w:pPr>
      <w:hyperlink r:id="rId16">
        <w:r w:rsidDel="00000000" w:rsidR="00000000" w:rsidRPr="00000000">
          <w:rPr>
            <w:color w:val="1155cc"/>
            <w:u w:val="single"/>
            <w:rtl w:val="0"/>
          </w:rPr>
          <w:t xml:space="preserve">Authentication and access control strategies are being refined for providers, clinical ops, clients, and potentially partners</w:t>
        </w:r>
      </w:hyperlink>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rmp0jl1kyprr" w:id="26"/>
      <w:bookmarkEnd w:id="26"/>
      <w:r w:rsidDel="00000000" w:rsidR="00000000" w:rsidRPr="00000000">
        <w:rPr>
          <w:b w:val="1"/>
          <w:bCs w:val="1"/>
          <w:sz w:val="34"/>
          <w:szCs w:val="34"/>
          <w:rtl w:val="0"/>
        </w:rPr>
        <w:t xml:space="preserve">Topics</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6vv7zsb1m41z" w:id="27"/>
      <w:bookmarkEnd w:id="27"/>
      <w:r w:rsidDel="00000000" w:rsidR="00000000" w:rsidRPr="00000000">
        <w:rPr>
          <w:b w:val="1"/>
          <w:bCs w:val="1"/>
          <w:color w:val="000000"/>
          <w:sz w:val="26"/>
          <w:szCs w:val="26"/>
          <w:rtl w:val="0"/>
        </w:rPr>
        <w:t xml:space="preserve">Current System Limitations</w:t>
      </w:r>
    </w:p>
    <w:p w:rsidR="00000000" w:rsidDel="00000000" w:rsidP="00000000" w:rsidRDefault="00000000" w:rsidRPr="00000000" w14:paraId="00000089">
      <w:pPr>
        <w:numPr>
          <w:ilvl w:val="0"/>
          <w:numId w:val="18"/>
        </w:numPr>
        <w:spacing w:after="0" w:afterAutospacing="0" w:before="240" w:lineRule="auto"/>
        <w:ind w:left="720" w:hanging="360"/>
      </w:pPr>
      <w:hyperlink r:id="rId17">
        <w:r w:rsidDel="00000000" w:rsidR="00000000" w:rsidRPr="00000000">
          <w:rPr>
            <w:color w:val="1155cc"/>
            <w:u w:val="single"/>
            <w:rtl w:val="0"/>
          </w:rPr>
          <w:t xml:space="preserve">Existing setup is not scalable, with client-specific implementations causing maintenance challenges</w:t>
        </w:r>
      </w:hyperlink>
      <w:r w:rsidDel="00000000" w:rsidR="00000000" w:rsidRPr="00000000">
        <w:rPr>
          <w:rtl w:val="0"/>
        </w:rPr>
      </w:r>
    </w:p>
    <w:p w:rsidR="00000000" w:rsidDel="00000000" w:rsidP="00000000" w:rsidRDefault="00000000" w:rsidRPr="00000000" w14:paraId="0000008A">
      <w:pPr>
        <w:numPr>
          <w:ilvl w:val="0"/>
          <w:numId w:val="18"/>
        </w:numPr>
        <w:spacing w:after="0" w:afterAutospacing="0" w:before="0" w:beforeAutospacing="0" w:lineRule="auto"/>
        <w:ind w:left="720" w:hanging="360"/>
      </w:pPr>
      <w:hyperlink r:id="rId18">
        <w:r w:rsidDel="00000000" w:rsidR="00000000" w:rsidRPr="00000000">
          <w:rPr>
            <w:color w:val="1155cc"/>
            <w:u w:val="single"/>
            <w:rtl w:val="0"/>
          </w:rPr>
          <w:t xml:space="preserve">Intake forms vary widely between clients, making standardization difficult</w:t>
        </w:r>
      </w:hyperlink>
      <w:r w:rsidDel="00000000" w:rsidR="00000000" w:rsidRPr="00000000">
        <w:rPr>
          <w:rtl w:val="0"/>
        </w:rPr>
      </w:r>
    </w:p>
    <w:p w:rsidR="00000000" w:rsidDel="00000000" w:rsidP="00000000" w:rsidRDefault="00000000" w:rsidRPr="00000000" w14:paraId="0000008B">
      <w:pPr>
        <w:numPr>
          <w:ilvl w:val="0"/>
          <w:numId w:val="18"/>
        </w:numPr>
        <w:spacing w:after="0" w:afterAutospacing="0" w:before="0" w:beforeAutospacing="0" w:lineRule="auto"/>
        <w:ind w:left="720" w:hanging="360"/>
      </w:pPr>
      <w:hyperlink r:id="rId19">
        <w:r w:rsidDel="00000000" w:rsidR="00000000" w:rsidRPr="00000000">
          <w:rPr>
            <w:color w:val="1155cc"/>
            <w:u w:val="single"/>
            <w:rtl w:val="0"/>
          </w:rPr>
          <w:t xml:space="preserve">Charting forms are client-specific, leading to inconsistencies and difficulty in updates</w:t>
        </w:r>
      </w:hyperlink>
      <w:r w:rsidDel="00000000" w:rsidR="00000000" w:rsidRPr="00000000">
        <w:rPr>
          <w:rtl w:val="0"/>
        </w:rPr>
      </w:r>
    </w:p>
    <w:p w:rsidR="00000000" w:rsidDel="00000000" w:rsidP="00000000" w:rsidRDefault="00000000" w:rsidRPr="00000000" w14:paraId="0000008C">
      <w:pPr>
        <w:numPr>
          <w:ilvl w:val="0"/>
          <w:numId w:val="18"/>
        </w:numPr>
        <w:spacing w:after="240" w:before="0" w:beforeAutospacing="0" w:lineRule="auto"/>
        <w:ind w:left="720" w:hanging="360"/>
      </w:pPr>
      <w:hyperlink r:id="rId20">
        <w:r w:rsidDel="00000000" w:rsidR="00000000" w:rsidRPr="00000000">
          <w:rPr>
            <w:color w:val="1155cc"/>
            <w:u w:val="single"/>
            <w:rtl w:val="0"/>
          </w:rPr>
          <w:t xml:space="preserve">Limited data structure for intake responses, often stored as text blobs</w:t>
        </w:r>
      </w:hyperlink>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7p99zg49k4lj" w:id="28"/>
      <w:bookmarkEnd w:id="28"/>
      <w:r w:rsidDel="00000000" w:rsidR="00000000" w:rsidRPr="00000000">
        <w:rPr>
          <w:b w:val="1"/>
          <w:bCs w:val="1"/>
          <w:color w:val="000000"/>
          <w:sz w:val="26"/>
          <w:szCs w:val="26"/>
          <w:rtl w:val="0"/>
        </w:rPr>
        <w:t xml:space="preserve">New Intake Form Strategy</w:t>
      </w:r>
    </w:p>
    <w:p w:rsidR="00000000" w:rsidDel="00000000" w:rsidP="00000000" w:rsidRDefault="00000000" w:rsidRPr="00000000" w14:paraId="0000008E">
      <w:pPr>
        <w:numPr>
          <w:ilvl w:val="0"/>
          <w:numId w:val="11"/>
        </w:numPr>
        <w:spacing w:after="0" w:afterAutospacing="0" w:before="240" w:lineRule="auto"/>
        <w:ind w:left="720" w:hanging="360"/>
      </w:pPr>
      <w:hyperlink r:id="rId21">
        <w:r w:rsidDel="00000000" w:rsidR="00000000" w:rsidRPr="00000000">
          <w:rPr>
            <w:color w:val="1155cc"/>
            <w:u w:val="single"/>
            <w:rtl w:val="0"/>
          </w:rPr>
          <w:t xml:space="preserve">Developing a no-code form builder for clients</w:t>
        </w:r>
      </w:hyperlink>
      <w:r w:rsidDel="00000000" w:rsidR="00000000" w:rsidRPr="00000000">
        <w:rPr>
          <w:rtl w:val="0"/>
        </w:rPr>
      </w:r>
    </w:p>
    <w:p w:rsidR="00000000" w:rsidDel="00000000" w:rsidP="00000000" w:rsidRDefault="00000000" w:rsidRPr="00000000" w14:paraId="0000008F">
      <w:pPr>
        <w:numPr>
          <w:ilvl w:val="0"/>
          <w:numId w:val="11"/>
        </w:numPr>
        <w:spacing w:after="0" w:afterAutospacing="0" w:before="0" w:beforeAutospacing="0" w:lineRule="auto"/>
        <w:ind w:left="720" w:hanging="360"/>
      </w:pPr>
      <w:hyperlink r:id="rId22">
        <w:r w:rsidDel="00000000" w:rsidR="00000000" w:rsidRPr="00000000">
          <w:rPr>
            <w:color w:val="1155cc"/>
            <w:u w:val="single"/>
            <w:rtl w:val="0"/>
          </w:rPr>
          <w:t xml:space="preserve">Will enforce mandatory fields while allowing customization</w:t>
        </w:r>
      </w:hyperlink>
      <w:r w:rsidDel="00000000" w:rsidR="00000000" w:rsidRPr="00000000">
        <w:rPr>
          <w:rtl w:val="0"/>
        </w:rPr>
      </w:r>
    </w:p>
    <w:p w:rsidR="00000000" w:rsidDel="00000000" w:rsidP="00000000" w:rsidRDefault="00000000" w:rsidRPr="00000000" w14:paraId="00000090">
      <w:pPr>
        <w:numPr>
          <w:ilvl w:val="0"/>
          <w:numId w:val="11"/>
        </w:numPr>
        <w:spacing w:after="0" w:afterAutospacing="0" w:before="0" w:beforeAutospacing="0" w:lineRule="auto"/>
        <w:ind w:left="720" w:hanging="360"/>
      </w:pPr>
      <w:hyperlink r:id="rId23">
        <w:r w:rsidDel="00000000" w:rsidR="00000000" w:rsidRPr="00000000">
          <w:rPr>
            <w:color w:val="1155cc"/>
            <w:u w:val="single"/>
            <w:rtl w:val="0"/>
          </w:rPr>
          <w:t xml:space="preserve">Aims to standardize data collection across clients</w:t>
        </w:r>
      </w:hyperlink>
      <w:r w:rsidDel="00000000" w:rsidR="00000000" w:rsidRPr="00000000">
        <w:rPr>
          <w:rtl w:val="0"/>
        </w:rPr>
      </w:r>
    </w:p>
    <w:p w:rsidR="00000000" w:rsidDel="00000000" w:rsidP="00000000" w:rsidRDefault="00000000" w:rsidRPr="00000000" w14:paraId="00000091">
      <w:pPr>
        <w:numPr>
          <w:ilvl w:val="0"/>
          <w:numId w:val="11"/>
        </w:numPr>
        <w:spacing w:after="240" w:before="0" w:beforeAutospacing="0" w:lineRule="auto"/>
        <w:ind w:left="720" w:hanging="360"/>
      </w:pPr>
      <w:hyperlink r:id="rId24">
        <w:r w:rsidDel="00000000" w:rsidR="00000000" w:rsidRPr="00000000">
          <w:rPr>
            <w:color w:val="1155cc"/>
            <w:u w:val="single"/>
            <w:rtl w:val="0"/>
          </w:rPr>
          <w:t xml:space="preserve">Challenge remains with larger clients who may require more control over intake process</w:t>
        </w:r>
      </w:hyperlink>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aeaovnjldatp" w:id="29"/>
      <w:bookmarkEnd w:id="29"/>
      <w:r w:rsidDel="00000000" w:rsidR="00000000" w:rsidRPr="00000000">
        <w:rPr>
          <w:b w:val="1"/>
          <w:bCs w:val="1"/>
          <w:color w:val="000000"/>
          <w:sz w:val="26"/>
          <w:szCs w:val="26"/>
          <w:rtl w:val="0"/>
        </w:rPr>
        <w:t xml:space="preserve">Charting Improvements</w:t>
      </w:r>
    </w:p>
    <w:p w:rsidR="00000000" w:rsidDel="00000000" w:rsidP="00000000" w:rsidRDefault="00000000" w:rsidRPr="00000000" w14:paraId="00000093">
      <w:pPr>
        <w:numPr>
          <w:ilvl w:val="0"/>
          <w:numId w:val="27"/>
        </w:numPr>
        <w:spacing w:after="0" w:afterAutospacing="0" w:before="240" w:lineRule="auto"/>
        <w:ind w:left="720" w:hanging="360"/>
      </w:pPr>
      <w:hyperlink r:id="rId25">
        <w:r w:rsidDel="00000000" w:rsidR="00000000" w:rsidRPr="00000000">
          <w:rPr>
            <w:color w:val="1155cc"/>
            <w:u w:val="single"/>
            <w:rtl w:val="0"/>
          </w:rPr>
          <w:t xml:space="preserve">Goal to modularize charting experience</w:t>
        </w:r>
      </w:hyperlink>
      <w:r w:rsidDel="00000000" w:rsidR="00000000" w:rsidRPr="00000000">
        <w:rPr>
          <w:rtl w:val="0"/>
        </w:rPr>
      </w:r>
    </w:p>
    <w:p w:rsidR="00000000" w:rsidDel="00000000" w:rsidP="00000000" w:rsidRDefault="00000000" w:rsidRPr="00000000" w14:paraId="00000094">
      <w:pPr>
        <w:numPr>
          <w:ilvl w:val="0"/>
          <w:numId w:val="27"/>
        </w:numPr>
        <w:spacing w:after="0" w:afterAutospacing="0" w:before="0" w:beforeAutospacing="0" w:lineRule="auto"/>
        <w:ind w:left="720" w:hanging="360"/>
      </w:pPr>
      <w:hyperlink r:id="rId26">
        <w:r w:rsidDel="00000000" w:rsidR="00000000" w:rsidRPr="00000000">
          <w:rPr>
            <w:color w:val="1155cc"/>
            <w:u w:val="single"/>
            <w:rtl w:val="0"/>
          </w:rPr>
          <w:t xml:space="preserve">Standardize UI but allow for client-specific content (e.g., medication options)</w:t>
        </w:r>
      </w:hyperlink>
      <w:r w:rsidDel="00000000" w:rsidR="00000000" w:rsidRPr="00000000">
        <w:rPr>
          <w:rtl w:val="0"/>
        </w:rPr>
      </w:r>
    </w:p>
    <w:p w:rsidR="00000000" w:rsidDel="00000000" w:rsidP="00000000" w:rsidRDefault="00000000" w:rsidRPr="00000000" w14:paraId="00000095">
      <w:pPr>
        <w:numPr>
          <w:ilvl w:val="0"/>
          <w:numId w:val="27"/>
        </w:numPr>
        <w:spacing w:after="0" w:afterAutospacing="0" w:before="0" w:beforeAutospacing="0" w:lineRule="auto"/>
        <w:ind w:left="720" w:hanging="360"/>
      </w:pPr>
      <w:hyperlink r:id="rId27">
        <w:r w:rsidDel="00000000" w:rsidR="00000000" w:rsidRPr="00000000">
          <w:rPr>
            <w:color w:val="1155cc"/>
            <w:u w:val="single"/>
            <w:rtl w:val="0"/>
          </w:rPr>
          <w:t xml:space="preserve">Implement care pathways to dictate required tasks and presented modules</w:t>
        </w:r>
      </w:hyperlink>
      <w:r w:rsidDel="00000000" w:rsidR="00000000" w:rsidRPr="00000000">
        <w:rPr>
          <w:rtl w:val="0"/>
        </w:rPr>
      </w:r>
    </w:p>
    <w:p w:rsidR="00000000" w:rsidDel="00000000" w:rsidP="00000000" w:rsidRDefault="00000000" w:rsidRPr="00000000" w14:paraId="00000096">
      <w:pPr>
        <w:numPr>
          <w:ilvl w:val="0"/>
          <w:numId w:val="27"/>
        </w:numPr>
        <w:spacing w:after="240" w:before="0" w:beforeAutospacing="0" w:lineRule="auto"/>
        <w:ind w:left="720" w:hanging="360"/>
      </w:pPr>
      <w:hyperlink r:id="rId28">
        <w:r w:rsidDel="00000000" w:rsidR="00000000" w:rsidRPr="00000000">
          <w:rPr>
            <w:color w:val="1155cc"/>
            <w:u w:val="single"/>
            <w:rtl w:val="0"/>
          </w:rPr>
          <w:t xml:space="preserve">Explore configuration-driven approach for clinical ops to manage options without engineering involvement</w:t>
        </w:r>
      </w:hyperlink>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uy50co4s8rey" w:id="30"/>
      <w:bookmarkEnd w:id="30"/>
      <w:r w:rsidDel="00000000" w:rsidR="00000000" w:rsidRPr="00000000">
        <w:rPr>
          <w:b w:val="1"/>
          <w:bCs w:val="1"/>
          <w:color w:val="000000"/>
          <w:sz w:val="26"/>
          <w:szCs w:val="26"/>
          <w:rtl w:val="0"/>
        </w:rPr>
        <w:t xml:space="preserve">Authentication and Access Control</w:t>
      </w:r>
    </w:p>
    <w:p w:rsidR="00000000" w:rsidDel="00000000" w:rsidP="00000000" w:rsidRDefault="00000000" w:rsidRPr="00000000" w14:paraId="00000098">
      <w:pPr>
        <w:numPr>
          <w:ilvl w:val="0"/>
          <w:numId w:val="24"/>
        </w:numPr>
        <w:spacing w:after="0" w:afterAutospacing="0" w:before="240" w:lineRule="auto"/>
        <w:ind w:left="720" w:hanging="360"/>
      </w:pPr>
      <w:hyperlink r:id="rId29">
        <w:r w:rsidDel="00000000" w:rsidR="00000000" w:rsidRPr="00000000">
          <w:rPr>
            <w:color w:val="1155cc"/>
            <w:u w:val="single"/>
            <w:rtl w:val="0"/>
          </w:rPr>
          <w:t xml:space="preserve">Providers: Access limited to specific clients' patients within their vertical</w:t>
        </w:r>
      </w:hyperlink>
      <w:r w:rsidDel="00000000" w:rsidR="00000000" w:rsidRPr="00000000">
        <w:rPr>
          <w:rtl w:val="0"/>
        </w:rPr>
      </w:r>
    </w:p>
    <w:p w:rsidR="00000000" w:rsidDel="00000000" w:rsidP="00000000" w:rsidRDefault="00000000" w:rsidRPr="00000000" w14:paraId="00000099">
      <w:pPr>
        <w:numPr>
          <w:ilvl w:val="0"/>
          <w:numId w:val="24"/>
        </w:numPr>
        <w:spacing w:after="0" w:afterAutospacing="0" w:before="0" w:beforeAutospacing="0" w:lineRule="auto"/>
        <w:ind w:left="720" w:hanging="360"/>
      </w:pPr>
      <w:hyperlink r:id="rId30">
        <w:r w:rsidDel="00000000" w:rsidR="00000000" w:rsidRPr="00000000">
          <w:rPr>
            <w:color w:val="1155cc"/>
            <w:u w:val="single"/>
            <w:rtl w:val="0"/>
          </w:rPr>
          <w:t xml:space="preserve">Clinical Ops: Currently have broad access, considering more granular controls</w:t>
        </w:r>
      </w:hyperlink>
      <w:r w:rsidDel="00000000" w:rsidR="00000000" w:rsidRPr="00000000">
        <w:rPr>
          <w:rtl w:val="0"/>
        </w:rPr>
      </w:r>
    </w:p>
    <w:p w:rsidR="00000000" w:rsidDel="00000000" w:rsidP="00000000" w:rsidRDefault="00000000" w:rsidRPr="00000000" w14:paraId="0000009A">
      <w:pPr>
        <w:numPr>
          <w:ilvl w:val="0"/>
          <w:numId w:val="24"/>
        </w:numPr>
        <w:spacing w:after="0" w:afterAutospacing="0" w:before="0" w:beforeAutospacing="0" w:lineRule="auto"/>
        <w:ind w:left="720" w:hanging="360"/>
      </w:pPr>
      <w:hyperlink r:id="rId31">
        <w:r w:rsidDel="00000000" w:rsidR="00000000" w:rsidRPr="00000000">
          <w:rPr>
            <w:color w:val="1155cc"/>
            <w:u w:val="single"/>
            <w:rtl w:val="0"/>
          </w:rPr>
          <w:t xml:space="preserve">Clients: Need defined schema for data exchange, considering read-only access to specific data</w:t>
        </w:r>
      </w:hyperlink>
      <w:r w:rsidDel="00000000" w:rsidR="00000000" w:rsidRPr="00000000">
        <w:rPr>
          <w:rtl w:val="0"/>
        </w:rPr>
      </w:r>
    </w:p>
    <w:p w:rsidR="00000000" w:rsidDel="00000000" w:rsidP="00000000" w:rsidRDefault="00000000" w:rsidRPr="00000000" w14:paraId="0000009B">
      <w:pPr>
        <w:numPr>
          <w:ilvl w:val="0"/>
          <w:numId w:val="24"/>
        </w:numPr>
        <w:spacing w:after="0" w:afterAutospacing="0" w:before="0" w:beforeAutospacing="0" w:lineRule="auto"/>
        <w:ind w:left="720" w:hanging="360"/>
      </w:pPr>
      <w:hyperlink r:id="rId32">
        <w:r w:rsidDel="00000000" w:rsidR="00000000" w:rsidRPr="00000000">
          <w:rPr>
            <w:color w:val="1155cc"/>
            <w:u w:val="single"/>
            <w:rtl w:val="0"/>
          </w:rPr>
          <w:t xml:space="preserve">Patients: Authentication exists but not actively used; considering future implementation</w:t>
        </w:r>
      </w:hyperlink>
      <w:r w:rsidDel="00000000" w:rsidR="00000000" w:rsidRPr="00000000">
        <w:rPr>
          <w:rtl w:val="0"/>
        </w:rPr>
      </w:r>
    </w:p>
    <w:p w:rsidR="00000000" w:rsidDel="00000000" w:rsidP="00000000" w:rsidRDefault="00000000" w:rsidRPr="00000000" w14:paraId="0000009C">
      <w:pPr>
        <w:numPr>
          <w:ilvl w:val="0"/>
          <w:numId w:val="24"/>
        </w:numPr>
        <w:spacing w:after="240" w:before="0" w:beforeAutospacing="0" w:lineRule="auto"/>
        <w:ind w:left="720" w:hanging="360"/>
      </w:pPr>
      <w:hyperlink r:id="rId33">
        <w:r w:rsidDel="00000000" w:rsidR="00000000" w:rsidRPr="00000000">
          <w:rPr>
            <w:color w:val="1155cc"/>
            <w:u w:val="single"/>
            <w:rtl w:val="0"/>
          </w:rPr>
          <w:t xml:space="preserve">Partners: Exploring integration possibilities for labs, sleep apnea companies, etc.</w:t>
        </w:r>
      </w:hyperlink>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z804dccntaol" w:id="31"/>
      <w:bookmarkEnd w:id="31"/>
      <w:r w:rsidDel="00000000" w:rsidR="00000000" w:rsidRPr="00000000">
        <w:rPr>
          <w:b w:val="1"/>
          <w:bCs w:val="1"/>
          <w:color w:val="000000"/>
          <w:sz w:val="26"/>
          <w:szCs w:val="26"/>
          <w:rtl w:val="0"/>
        </w:rPr>
        <w:t xml:space="preserve">System Architecture Vision</w:t>
      </w:r>
    </w:p>
    <w:p w:rsidR="00000000" w:rsidDel="00000000" w:rsidP="00000000" w:rsidRDefault="00000000" w:rsidRPr="00000000" w14:paraId="0000009E">
      <w:pPr>
        <w:numPr>
          <w:ilvl w:val="0"/>
          <w:numId w:val="13"/>
        </w:numPr>
        <w:spacing w:after="0" w:afterAutospacing="0" w:before="240" w:lineRule="auto"/>
        <w:ind w:left="720" w:hanging="360"/>
      </w:pPr>
      <w:hyperlink r:id="rId34">
        <w:r w:rsidDel="00000000" w:rsidR="00000000" w:rsidRPr="00000000">
          <w:rPr>
            <w:color w:val="1155cc"/>
            <w:u w:val="single"/>
            <w:rtl w:val="0"/>
          </w:rPr>
          <w:t xml:space="preserve">Moving towards multi-tenancy and extensibility</w:t>
        </w:r>
      </w:hyperlink>
      <w:r w:rsidDel="00000000" w:rsidR="00000000" w:rsidRPr="00000000">
        <w:rPr>
          <w:rtl w:val="0"/>
        </w:rPr>
      </w:r>
    </w:p>
    <w:p w:rsidR="00000000" w:rsidDel="00000000" w:rsidP="00000000" w:rsidRDefault="00000000" w:rsidRPr="00000000" w14:paraId="0000009F">
      <w:pPr>
        <w:numPr>
          <w:ilvl w:val="0"/>
          <w:numId w:val="13"/>
        </w:numPr>
        <w:spacing w:after="0" w:afterAutospacing="0" w:before="0" w:beforeAutospacing="0" w:lineRule="auto"/>
        <w:ind w:left="720" w:hanging="360"/>
      </w:pPr>
      <w:hyperlink r:id="rId35">
        <w:r w:rsidDel="00000000" w:rsidR="00000000" w:rsidRPr="00000000">
          <w:rPr>
            <w:color w:val="1155cc"/>
            <w:u w:val="single"/>
            <w:rtl w:val="0"/>
          </w:rPr>
          <w:t xml:space="preserve">Aim to support multiple care pathways per client (currently 5-7, potentially scaling to 20-30+)</w:t>
        </w:r>
      </w:hyperlink>
      <w:r w:rsidDel="00000000" w:rsidR="00000000" w:rsidRPr="00000000">
        <w:rPr>
          <w:rtl w:val="0"/>
        </w:rPr>
      </w:r>
    </w:p>
    <w:p w:rsidR="00000000" w:rsidDel="00000000" w:rsidP="00000000" w:rsidRDefault="00000000" w:rsidRPr="00000000" w14:paraId="000000A0">
      <w:pPr>
        <w:numPr>
          <w:ilvl w:val="0"/>
          <w:numId w:val="13"/>
        </w:numPr>
        <w:spacing w:after="0" w:afterAutospacing="0" w:before="0" w:beforeAutospacing="0" w:lineRule="auto"/>
        <w:ind w:left="720" w:hanging="360"/>
      </w:pPr>
      <w:hyperlink r:id="rId36">
        <w:r w:rsidDel="00000000" w:rsidR="00000000" w:rsidRPr="00000000">
          <w:rPr>
            <w:color w:val="1155cc"/>
            <w:u w:val="single"/>
            <w:rtl w:val="0"/>
          </w:rPr>
          <w:t xml:space="preserve">Focus on clinician productivity and ability to integrate with external systems</w:t>
        </w:r>
      </w:hyperlink>
      <w:r w:rsidDel="00000000" w:rsidR="00000000" w:rsidRPr="00000000">
        <w:rPr>
          <w:rtl w:val="0"/>
        </w:rPr>
      </w:r>
    </w:p>
    <w:p w:rsidR="00000000" w:rsidDel="00000000" w:rsidP="00000000" w:rsidRDefault="00000000" w:rsidRPr="00000000" w14:paraId="000000A1">
      <w:pPr>
        <w:numPr>
          <w:ilvl w:val="0"/>
          <w:numId w:val="13"/>
        </w:numPr>
        <w:spacing w:after="240" w:before="0" w:beforeAutospacing="0" w:lineRule="auto"/>
        <w:ind w:left="720" w:hanging="360"/>
      </w:pPr>
      <w:hyperlink r:id="rId37">
        <w:r w:rsidDel="00000000" w:rsidR="00000000" w:rsidRPr="00000000">
          <w:rPr>
            <w:color w:val="1155cc"/>
            <w:u w:val="single"/>
            <w:rtl w:val="0"/>
          </w:rPr>
          <w:t xml:space="preserve">Transition from code-driven to data-driven setup for more flexible configuration</w:t>
        </w:r>
      </w:hyperlink>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7a6p249dnn44" w:id="32"/>
      <w:bookmarkEnd w:id="32"/>
      <w:r w:rsidDel="00000000" w:rsidR="00000000" w:rsidRPr="00000000">
        <w:rPr>
          <w:b w:val="1"/>
          <w:bCs w:val="1"/>
          <w:color w:val="000000"/>
          <w:sz w:val="26"/>
          <w:szCs w:val="26"/>
          <w:rtl w:val="0"/>
        </w:rPr>
        <w:t xml:space="preserve">Process Mapping and Pain Points</w:t>
      </w:r>
    </w:p>
    <w:p w:rsidR="00000000" w:rsidDel="00000000" w:rsidP="00000000" w:rsidRDefault="00000000" w:rsidRPr="00000000" w14:paraId="000000A3">
      <w:pPr>
        <w:numPr>
          <w:ilvl w:val="0"/>
          <w:numId w:val="14"/>
        </w:numPr>
        <w:spacing w:after="0" w:afterAutospacing="0" w:before="240" w:lineRule="auto"/>
        <w:ind w:left="720" w:hanging="360"/>
      </w:pPr>
      <w:hyperlink r:id="rId38">
        <w:r w:rsidDel="00000000" w:rsidR="00000000" w:rsidRPr="00000000">
          <w:rPr>
            <w:color w:val="1155cc"/>
            <w:u w:val="single"/>
            <w:rtl w:val="0"/>
          </w:rPr>
          <w:t xml:space="preserve">Comprehensive end-to-end process map created, from provider application to medication shipping</w:t>
        </w:r>
      </w:hyperlink>
      <w:r w:rsidDel="00000000" w:rsidR="00000000" w:rsidRPr="00000000">
        <w:rPr>
          <w:rtl w:val="0"/>
        </w:rPr>
      </w:r>
    </w:p>
    <w:p w:rsidR="00000000" w:rsidDel="00000000" w:rsidP="00000000" w:rsidRDefault="00000000" w:rsidRPr="00000000" w14:paraId="000000A4">
      <w:pPr>
        <w:numPr>
          <w:ilvl w:val="0"/>
          <w:numId w:val="14"/>
        </w:numPr>
        <w:spacing w:after="0" w:afterAutospacing="0" w:before="0" w:beforeAutospacing="0" w:lineRule="auto"/>
        <w:ind w:left="720" w:hanging="360"/>
      </w:pPr>
      <w:hyperlink r:id="rId39">
        <w:r w:rsidDel="00000000" w:rsidR="00000000" w:rsidRPr="00000000">
          <w:rPr>
            <w:color w:val="1155cc"/>
            <w:u w:val="single"/>
            <w:rtl w:val="0"/>
          </w:rPr>
          <w:t xml:space="preserve">Identified pain points in current workflows, particularly in scheduling and medication management</w:t>
        </w:r>
      </w:hyperlink>
      <w:r w:rsidDel="00000000" w:rsidR="00000000" w:rsidRPr="00000000">
        <w:rPr>
          <w:rtl w:val="0"/>
        </w:rPr>
      </w:r>
    </w:p>
    <w:p w:rsidR="00000000" w:rsidDel="00000000" w:rsidP="00000000" w:rsidRDefault="00000000" w:rsidRPr="00000000" w14:paraId="000000A5">
      <w:pPr>
        <w:numPr>
          <w:ilvl w:val="0"/>
          <w:numId w:val="14"/>
        </w:numPr>
        <w:spacing w:after="240" w:before="0" w:beforeAutospacing="0" w:lineRule="auto"/>
        <w:ind w:left="720" w:hanging="360"/>
      </w:pPr>
      <w:hyperlink r:id="rId40">
        <w:r w:rsidDel="00000000" w:rsidR="00000000" w:rsidRPr="00000000">
          <w:rPr>
            <w:color w:val="1155cc"/>
            <w:u w:val="single"/>
            <w:rtl w:val="0"/>
          </w:rPr>
          <w:t xml:space="preserve">Need to address these issues in new architecture to improve efficiency and scalability</w:t>
        </w:r>
      </w:hyperlink>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3tcbiav4wqqt" w:id="33"/>
      <w:bookmarkEnd w:id="33"/>
      <w:r w:rsidDel="00000000" w:rsidR="00000000" w:rsidRPr="00000000">
        <w:rPr>
          <w:b w:val="1"/>
          <w:bCs w:val="1"/>
          <w:sz w:val="34"/>
          <w:szCs w:val="34"/>
          <w:rtl w:val="0"/>
        </w:rPr>
        <w:t xml:space="preserve">Next Steps</w:t>
      </w:r>
    </w:p>
    <w:p w:rsidR="00000000" w:rsidDel="00000000" w:rsidP="00000000" w:rsidRDefault="00000000" w:rsidRPr="00000000" w14:paraId="000000A7">
      <w:pPr>
        <w:numPr>
          <w:ilvl w:val="0"/>
          <w:numId w:val="23"/>
        </w:numPr>
        <w:spacing w:after="0" w:afterAutospacing="0" w:before="240" w:lineRule="auto"/>
        <w:ind w:left="720" w:hanging="360"/>
      </w:pPr>
      <w:hyperlink r:id="rId41">
        <w:r w:rsidDel="00000000" w:rsidR="00000000" w:rsidRPr="00000000">
          <w:rPr>
            <w:color w:val="1155cc"/>
            <w:u w:val="single"/>
            <w:rtl w:val="0"/>
          </w:rPr>
          <w:t xml:space="preserve">Schedule detailed review of process map and pain points with Medplum team</w:t>
        </w:r>
      </w:hyperlink>
      <w:r w:rsidDel="00000000" w:rsidR="00000000" w:rsidRPr="00000000">
        <w:rPr>
          <w:rtl w:val="0"/>
        </w:rPr>
      </w:r>
    </w:p>
    <w:p w:rsidR="00000000" w:rsidDel="00000000" w:rsidP="00000000" w:rsidRDefault="00000000" w:rsidRPr="00000000" w14:paraId="000000A8">
      <w:pPr>
        <w:numPr>
          <w:ilvl w:val="0"/>
          <w:numId w:val="23"/>
        </w:numPr>
        <w:spacing w:after="0" w:afterAutospacing="0" w:before="0" w:beforeAutospacing="0" w:lineRule="auto"/>
        <w:ind w:left="720" w:hanging="360"/>
      </w:pPr>
      <w:hyperlink r:id="rId42">
        <w:r w:rsidDel="00000000" w:rsidR="00000000" w:rsidRPr="00000000">
          <w:rPr>
            <w:color w:val="1155cc"/>
            <w:u w:val="single"/>
            <w:rtl w:val="0"/>
          </w:rPr>
          <w:t xml:space="preserve">Continue development of intake form builder, aiming for September launch</w:t>
        </w:r>
      </w:hyperlink>
      <w:r w:rsidDel="00000000" w:rsidR="00000000" w:rsidRPr="00000000">
        <w:rPr>
          <w:rtl w:val="0"/>
        </w:rPr>
      </w:r>
    </w:p>
    <w:p w:rsidR="00000000" w:rsidDel="00000000" w:rsidP="00000000" w:rsidRDefault="00000000" w:rsidRPr="00000000" w14:paraId="000000A9">
      <w:pPr>
        <w:numPr>
          <w:ilvl w:val="0"/>
          <w:numId w:val="23"/>
        </w:numPr>
        <w:spacing w:after="0" w:afterAutospacing="0" w:before="0" w:beforeAutospacing="0" w:lineRule="auto"/>
        <w:ind w:left="720" w:hanging="360"/>
      </w:pPr>
      <w:hyperlink r:id="rId43">
        <w:r w:rsidDel="00000000" w:rsidR="00000000" w:rsidRPr="00000000">
          <w:rPr>
            <w:color w:val="1155cc"/>
            <w:u w:val="single"/>
            <w:rtl w:val="0"/>
          </w:rPr>
          <w:t xml:space="preserve">Proceed with provider interviews for UX insights on charting simplification</w:t>
        </w:r>
      </w:hyperlink>
      <w:r w:rsidDel="00000000" w:rsidR="00000000" w:rsidRPr="00000000">
        <w:rPr>
          <w:rtl w:val="0"/>
        </w:rPr>
      </w:r>
    </w:p>
    <w:p w:rsidR="00000000" w:rsidDel="00000000" w:rsidP="00000000" w:rsidRDefault="00000000" w:rsidRPr="00000000" w14:paraId="000000AA">
      <w:pPr>
        <w:numPr>
          <w:ilvl w:val="0"/>
          <w:numId w:val="23"/>
        </w:numPr>
        <w:spacing w:after="0" w:afterAutospacing="0" w:before="0" w:beforeAutospacing="0" w:lineRule="auto"/>
        <w:ind w:left="720" w:hanging="360"/>
      </w:pPr>
      <w:hyperlink r:id="rId44">
        <w:r w:rsidDel="00000000" w:rsidR="00000000" w:rsidRPr="00000000">
          <w:rPr>
            <w:color w:val="1155cc"/>
            <w:u w:val="single"/>
            <w:rtl w:val="0"/>
          </w:rPr>
          <w:t xml:space="preserve">Medplum to provide guidance on modularizing medication selection across customers in the same vertical</w:t>
        </w:r>
      </w:hyperlink>
      <w:r w:rsidDel="00000000" w:rsidR="00000000" w:rsidRPr="00000000">
        <w:rPr>
          <w:rtl w:val="0"/>
        </w:rPr>
      </w:r>
    </w:p>
    <w:p w:rsidR="00000000" w:rsidDel="00000000" w:rsidP="00000000" w:rsidRDefault="00000000" w:rsidRPr="00000000" w14:paraId="000000AB">
      <w:pPr>
        <w:numPr>
          <w:ilvl w:val="0"/>
          <w:numId w:val="23"/>
        </w:numPr>
        <w:spacing w:after="240" w:before="0" w:beforeAutospacing="0" w:lineRule="auto"/>
        <w:ind w:left="720" w:hanging="360"/>
      </w:pPr>
      <w:hyperlink r:id="rId45">
        <w:r w:rsidDel="00000000" w:rsidR="00000000" w:rsidRPr="00000000">
          <w:rPr>
            <w:color w:val="1155cc"/>
            <w:u w:val="single"/>
            <w:rtl w:val="0"/>
          </w:rPr>
          <w:t xml:space="preserve">Explore configuration-driven approach for managing client-specific options in charting forms</w:t>
        </w:r>
      </w:hyperlink>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rf5lq8ffmffu" w:id="34"/>
      <w:bookmarkEnd w:id="34"/>
      <w:r w:rsidDel="00000000" w:rsidR="00000000" w:rsidRPr="00000000">
        <w:rPr>
          <w:b w:val="1"/>
          <w:bCs w:val="1"/>
          <w:sz w:val="34"/>
          <w:szCs w:val="34"/>
          <w:rtl w:val="0"/>
        </w:rPr>
        <w:t xml:space="preserve">Action Items</w:t>
      </w:r>
    </w:p>
    <w:p w:rsidR="00000000" w:rsidDel="00000000" w:rsidP="00000000" w:rsidRDefault="00000000" w:rsidRPr="00000000" w14:paraId="000000AD">
      <w:pPr>
        <w:numPr>
          <w:ilvl w:val="0"/>
          <w:numId w:val="5"/>
        </w:numPr>
        <w:spacing w:after="0" w:afterAutospacing="0" w:before="240" w:lineRule="auto"/>
        <w:ind w:left="720" w:hanging="360"/>
      </w:pPr>
      <w:r w:rsidDel="00000000" w:rsidR="00000000" w:rsidRPr="00000000">
        <w:rPr>
          <w:b w:val="1"/>
          <w:bCs w:val="1"/>
          <w:rtl w:val="0"/>
        </w:rPr>
        <w:t xml:space="preserve">Send offline message to Tonda to schedule walkthrough of new intake form builder screens </w:t>
      </w:r>
      <w:r w:rsidDel="00000000" w:rsidR="00000000" w:rsidRPr="00000000">
        <w:rPr>
          <w:rtl w:val="0"/>
        </w:rPr>
        <w:t xml:space="preserve"> - </w:t>
      </w:r>
      <w:hyperlink r:id="rId46">
        <w:r w:rsidDel="00000000" w:rsidR="00000000" w:rsidRPr="00000000">
          <w:rPr>
            <w:color w:val="1155cc"/>
            <w:sz w:val="16"/>
            <w:szCs w:val="16"/>
            <w:u w:val="single"/>
            <w:rtl w:val="0"/>
          </w:rPr>
          <w:t xml:space="preserve">WATCH (5 secs)</w:t>
        </w:r>
      </w:hyperlink>
      <w:r w:rsidDel="00000000" w:rsidR="00000000" w:rsidRPr="00000000">
        <w:rPr>
          <w:rtl w:val="0"/>
        </w:rPr>
      </w:r>
    </w:p>
    <w:p w:rsidR="00000000" w:rsidDel="00000000" w:rsidP="00000000" w:rsidRDefault="00000000" w:rsidRPr="00000000" w14:paraId="000000AE">
      <w:pPr>
        <w:numPr>
          <w:ilvl w:val="0"/>
          <w:numId w:val="5"/>
        </w:numPr>
        <w:spacing w:after="0" w:afterAutospacing="0" w:before="0" w:beforeAutospacing="0" w:lineRule="auto"/>
        <w:ind w:left="720" w:hanging="360"/>
      </w:pPr>
      <w:r w:rsidDel="00000000" w:rsidR="00000000" w:rsidRPr="00000000">
        <w:rPr>
          <w:b w:val="1"/>
          <w:bCs w:val="1"/>
          <w:rtl w:val="0"/>
        </w:rPr>
        <w:t xml:space="preserve">Prepare guidance on modularizing selection menu across customers in same vertical for customizing provider options </w:t>
      </w:r>
      <w:r w:rsidDel="00000000" w:rsidR="00000000" w:rsidRPr="00000000">
        <w:rPr>
          <w:rtl w:val="0"/>
        </w:rPr>
        <w:t xml:space="preserve"> - </w:t>
      </w:r>
      <w:hyperlink r:id="rId47">
        <w:r w:rsidDel="00000000" w:rsidR="00000000" w:rsidRPr="00000000">
          <w:rPr>
            <w:color w:val="1155cc"/>
            <w:sz w:val="16"/>
            <w:szCs w:val="16"/>
            <w:u w:val="single"/>
            <w:rtl w:val="0"/>
          </w:rPr>
          <w:t xml:space="preserve">WATCH (5 secs)</w:t>
        </w:r>
      </w:hyperlink>
      <w:r w:rsidDel="00000000" w:rsidR="00000000" w:rsidRPr="00000000">
        <w:rPr>
          <w:rtl w:val="0"/>
        </w:rPr>
      </w:r>
    </w:p>
    <w:p w:rsidR="00000000" w:rsidDel="00000000" w:rsidP="00000000" w:rsidRDefault="00000000" w:rsidRPr="00000000" w14:paraId="000000AF">
      <w:pPr>
        <w:numPr>
          <w:ilvl w:val="0"/>
          <w:numId w:val="5"/>
        </w:numPr>
        <w:spacing w:after="0" w:afterAutospacing="0" w:before="0" w:beforeAutospacing="0" w:lineRule="auto"/>
        <w:ind w:left="720" w:hanging="360"/>
      </w:pPr>
      <w:r w:rsidDel="00000000" w:rsidR="00000000" w:rsidRPr="00000000">
        <w:rPr>
          <w:b w:val="1"/>
          <w:bCs w:val="1"/>
          <w:rtl w:val="0"/>
        </w:rPr>
        <w:t xml:space="preserve">Continue efforts to set up clinician interviews for UX insights, targeting completion by Tuesday </w:t>
      </w:r>
      <w:r w:rsidDel="00000000" w:rsidR="00000000" w:rsidRPr="00000000">
        <w:rPr>
          <w:rtl w:val="0"/>
        </w:rPr>
        <w:t xml:space="preserve"> - </w:t>
      </w:r>
      <w:hyperlink r:id="rId48">
        <w:r w:rsidDel="00000000" w:rsidR="00000000" w:rsidRPr="00000000">
          <w:rPr>
            <w:color w:val="1155cc"/>
            <w:sz w:val="16"/>
            <w:szCs w:val="16"/>
            <w:u w:val="single"/>
            <w:rtl w:val="0"/>
          </w:rPr>
          <w:t xml:space="preserve">WATCH (5 secs)</w:t>
        </w:r>
      </w:hyperlink>
      <w:r w:rsidDel="00000000" w:rsidR="00000000" w:rsidRPr="00000000">
        <w:rPr>
          <w:rtl w:val="0"/>
        </w:rPr>
      </w:r>
    </w:p>
    <w:p w:rsidR="00000000" w:rsidDel="00000000" w:rsidP="00000000" w:rsidRDefault="00000000" w:rsidRPr="00000000" w14:paraId="000000B0">
      <w:pPr>
        <w:numPr>
          <w:ilvl w:val="0"/>
          <w:numId w:val="5"/>
        </w:numPr>
        <w:spacing w:after="240" w:before="0" w:beforeAutospacing="0" w:lineRule="auto"/>
        <w:ind w:left="720" w:hanging="360"/>
      </w:pPr>
      <w:r w:rsidDel="00000000" w:rsidR="00000000" w:rsidRPr="00000000">
        <w:rPr>
          <w:b w:val="1"/>
          <w:bCs w:val="1"/>
          <w:rtl w:val="0"/>
        </w:rPr>
        <w:t xml:space="preserve">Review Jamie's OpenLoop end-to-end process map (Miro board) when access is granted </w:t>
      </w:r>
      <w:r w:rsidDel="00000000" w:rsidR="00000000" w:rsidRPr="00000000">
        <w:rPr>
          <w:rtl w:val="0"/>
        </w:rPr>
        <w:t xml:space="preserve"> - </w:t>
      </w:r>
      <w:hyperlink r:id="rId49">
        <w:r w:rsidDel="00000000" w:rsidR="00000000" w:rsidRPr="00000000">
          <w:rPr>
            <w:color w:val="1155cc"/>
            <w:sz w:val="16"/>
            <w:szCs w:val="16"/>
            <w:u w:val="single"/>
            <w:rtl w:val="0"/>
          </w:rPr>
          <w:t xml:space="preserve">WATCH (5 secs)</w:t>
        </w:r>
      </w:hyperlink>
      <w:r w:rsidDel="00000000" w:rsidR="00000000" w:rsidRPr="00000000">
        <w:rPr>
          <w:rtl w:val="0"/>
        </w:rPr>
      </w:r>
    </w:p>
    <w:p w:rsidR="00000000" w:rsidDel="00000000" w:rsidP="00000000" w:rsidRDefault="00000000" w:rsidRPr="00000000" w14:paraId="000000B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4b7bgxeecve"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Show-and-tell two different clients in the weight loss vertical. Walk through relevant UI screens and choices for one client, and walk through second client and explain differences between the two.</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numPr>
          <w:ilvl w:val="0"/>
          <w:numId w:val="15"/>
        </w:numPr>
        <w:ind w:left="720" w:hanging="360"/>
      </w:pPr>
      <w:r w:rsidDel="00000000" w:rsidR="00000000" w:rsidRPr="00000000">
        <w:rPr>
          <w:rtl w:val="0"/>
        </w:rPr>
        <w:t xml:space="preserve">G-Plans</w:t>
      </w:r>
    </w:p>
    <w:p w:rsidR="00000000" w:rsidDel="00000000" w:rsidP="00000000" w:rsidRDefault="00000000" w:rsidRPr="00000000" w14:paraId="000000B6">
      <w:pPr>
        <w:numPr>
          <w:ilvl w:val="1"/>
          <w:numId w:val="15"/>
        </w:numPr>
        <w:ind w:left="1440" w:hanging="360"/>
      </w:pPr>
      <w:hyperlink r:id="rId50">
        <w:r w:rsidDel="00000000" w:rsidR="00000000" w:rsidRPr="00000000">
          <w:rPr>
            <w:color w:val="1155cc"/>
            <w:u w:val="single"/>
            <w:rtl w:val="0"/>
          </w:rPr>
          <w:t xml:space="preserve">https://clinic.openloophealth.com/healthie-orgs/8399/patients/4874360/charting-notes/45484810/edit</w:t>
        </w:r>
      </w:hyperlink>
      <w:r w:rsidDel="00000000" w:rsidR="00000000" w:rsidRPr="00000000">
        <w:rPr>
          <w:rtl w:val="0"/>
        </w:rPr>
        <w:t xml:space="preserve"> </w:t>
      </w:r>
    </w:p>
    <w:p w:rsidR="00000000" w:rsidDel="00000000" w:rsidP="00000000" w:rsidRDefault="00000000" w:rsidRPr="00000000" w14:paraId="000000B7">
      <w:pPr>
        <w:numPr>
          <w:ilvl w:val="1"/>
          <w:numId w:val="15"/>
        </w:numPr>
        <w:ind w:left="1440" w:hanging="360"/>
      </w:pPr>
      <w:r w:rsidDel="00000000" w:rsidR="00000000" w:rsidRPr="00000000">
        <w:rPr>
          <w:rtl w:val="0"/>
        </w:rPr>
        <w:t xml:space="preserve">Metformin Offering</w:t>
      </w:r>
    </w:p>
    <w:p w:rsidR="00000000" w:rsidDel="00000000" w:rsidP="00000000" w:rsidRDefault="00000000" w:rsidRPr="00000000" w14:paraId="000000B8">
      <w:pPr>
        <w:numPr>
          <w:ilvl w:val="2"/>
          <w:numId w:val="15"/>
        </w:numPr>
        <w:ind w:left="2160" w:hanging="360"/>
      </w:pPr>
      <w:r w:rsidDel="00000000" w:rsidR="00000000" w:rsidRPr="00000000">
        <w:rPr>
          <w:rtl w:val="0"/>
        </w:rPr>
        <w:t xml:space="preserve">Metformin option on </w:t>
      </w:r>
      <w:r w:rsidDel="00000000" w:rsidR="00000000" w:rsidRPr="00000000">
        <w:rPr>
          <w:rFonts w:ascii="Roboto Mono" w:cs="Roboto Mono" w:eastAsia="Roboto Mono" w:hAnsi="Roboto Mono"/>
          <w:color w:val="188038"/>
          <w:rtl w:val="0"/>
        </w:rPr>
        <w:t xml:space="preserve">Labs will be ordered through:</w:t>
      </w:r>
      <w:r w:rsidDel="00000000" w:rsidR="00000000" w:rsidRPr="00000000">
        <w:rPr>
          <w:rtl w:val="0"/>
        </w:rPr>
        <w:t xml:space="preserve"> that leads to a ticket to manually order through quest - outdated and should be moved to ordering through Junction but exists this way still because this is the only client that offers this</w:t>
      </w:r>
    </w:p>
    <w:p w:rsidR="00000000" w:rsidDel="00000000" w:rsidP="00000000" w:rsidRDefault="00000000" w:rsidRPr="00000000" w14:paraId="000000B9">
      <w:pPr>
        <w:numPr>
          <w:ilvl w:val="1"/>
          <w:numId w:val="15"/>
        </w:numPr>
        <w:ind w:left="1440" w:hanging="360"/>
      </w:pPr>
      <w:r w:rsidDel="00000000" w:rsidR="00000000" w:rsidRPr="00000000">
        <w:rPr>
          <w:rtl w:val="0"/>
        </w:rPr>
        <w:t xml:space="preserve">Smart intake fields mapped directly onto form</w:t>
      </w:r>
    </w:p>
    <w:p w:rsidR="00000000" w:rsidDel="00000000" w:rsidP="00000000" w:rsidRDefault="00000000" w:rsidRPr="00000000" w14:paraId="000000BA">
      <w:pPr>
        <w:numPr>
          <w:ilvl w:val="2"/>
          <w:numId w:val="15"/>
        </w:numPr>
        <w:ind w:left="2160" w:hanging="360"/>
      </w:pPr>
      <w:r w:rsidDel="00000000" w:rsidR="00000000" w:rsidRPr="00000000">
        <w:rPr>
          <w:rtl w:val="0"/>
        </w:rPr>
        <w:t xml:space="preserve">Legacy remnant here due to this client using a custom intake form. We now mostly use a standardized form in the master org that allows us/clients to drop in a json payload of questions/answers</w:t>
      </w:r>
    </w:p>
    <w:p w:rsidR="00000000" w:rsidDel="00000000" w:rsidP="00000000" w:rsidRDefault="00000000" w:rsidRPr="00000000" w14:paraId="000000BB">
      <w:pPr>
        <w:numPr>
          <w:ilvl w:val="1"/>
          <w:numId w:val="15"/>
        </w:numPr>
        <w:ind w:left="1440" w:hanging="360"/>
      </w:pPr>
      <w:r w:rsidDel="00000000" w:rsidR="00000000" w:rsidRPr="00000000">
        <w:rPr>
          <w:rtl w:val="0"/>
        </w:rPr>
        <w:t xml:space="preserve">Medication ordering </w:t>
      </w:r>
    </w:p>
    <w:p w:rsidR="00000000" w:rsidDel="00000000" w:rsidP="00000000" w:rsidRDefault="00000000" w:rsidRPr="00000000" w14:paraId="000000BC">
      <w:pPr>
        <w:numPr>
          <w:ilvl w:val="2"/>
          <w:numId w:val="15"/>
        </w:numPr>
        <w:ind w:left="2160" w:hanging="360"/>
      </w:pPr>
      <w:r w:rsidDel="00000000" w:rsidR="00000000" w:rsidRPr="00000000">
        <w:rPr>
          <w:rtl w:val="0"/>
        </w:rPr>
        <w:t xml:space="preserve">Notes:</w:t>
      </w:r>
    </w:p>
    <w:p w:rsidR="00000000" w:rsidDel="00000000" w:rsidP="00000000" w:rsidRDefault="00000000" w:rsidRPr="00000000" w14:paraId="000000BD">
      <w:pPr>
        <w:numPr>
          <w:ilvl w:val="3"/>
          <w:numId w:val="15"/>
        </w:numPr>
        <w:ind w:left="2880" w:hanging="360"/>
      </w:pPr>
      <w:r w:rsidDel="00000000" w:rsidR="00000000" w:rsidRPr="00000000">
        <w:rPr>
          <w:rtl w:val="0"/>
        </w:rPr>
        <w:t xml:space="preserve">This is pretty much comprehensive list of all MWL meds we offer</w:t>
      </w:r>
    </w:p>
    <w:p w:rsidR="00000000" w:rsidDel="00000000" w:rsidP="00000000" w:rsidRDefault="00000000" w:rsidRPr="00000000" w14:paraId="000000BE">
      <w:pPr>
        <w:numPr>
          <w:ilvl w:val="2"/>
          <w:numId w:val="15"/>
        </w:numPr>
        <w:ind w:left="2160" w:hanging="360"/>
      </w:pPr>
      <w:r w:rsidDel="00000000" w:rsidR="00000000" w:rsidRPr="00000000">
        <w:rPr/>
        <w:drawing>
          <wp:inline distB="114300" distT="114300" distL="114300" distR="114300">
            <wp:extent cx="2671763" cy="4391433"/>
            <wp:effectExtent b="0" l="0" r="0" t="0"/>
            <wp:docPr id="1"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2671763" cy="4391433"/>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numPr>
          <w:ilvl w:val="0"/>
          <w:numId w:val="15"/>
        </w:numPr>
        <w:ind w:left="720" w:hanging="360"/>
      </w:pPr>
      <w:r w:rsidDel="00000000" w:rsidR="00000000" w:rsidRPr="00000000">
        <w:rPr>
          <w:rtl w:val="0"/>
        </w:rPr>
        <w:t xml:space="preserve">Fridays</w:t>
      </w:r>
    </w:p>
    <w:p w:rsidR="00000000" w:rsidDel="00000000" w:rsidP="00000000" w:rsidRDefault="00000000" w:rsidRPr="00000000" w14:paraId="000000C0">
      <w:pPr>
        <w:numPr>
          <w:ilvl w:val="1"/>
          <w:numId w:val="15"/>
        </w:numPr>
        <w:ind w:left="1440" w:hanging="360"/>
      </w:pPr>
      <w:hyperlink r:id="rId52">
        <w:r w:rsidDel="00000000" w:rsidR="00000000" w:rsidRPr="00000000">
          <w:rPr>
            <w:color w:val="1155cc"/>
            <w:u w:val="single"/>
            <w:rtl w:val="0"/>
          </w:rPr>
          <w:t xml:space="preserve">https://clinic.openloophealth.com/healthie-orgs/8602/patients/7620473/charting-notes/34034310/edit</w:t>
        </w:r>
      </w:hyperlink>
      <w:r w:rsidDel="00000000" w:rsidR="00000000" w:rsidRPr="00000000">
        <w:rPr>
          <w:rtl w:val="0"/>
        </w:rPr>
        <w:t xml:space="preserve"> </w:t>
      </w:r>
    </w:p>
    <w:p w:rsidR="00000000" w:rsidDel="00000000" w:rsidP="00000000" w:rsidRDefault="00000000" w:rsidRPr="00000000" w14:paraId="000000C1">
      <w:pPr>
        <w:numPr>
          <w:ilvl w:val="1"/>
          <w:numId w:val="15"/>
        </w:numPr>
        <w:ind w:left="1440" w:hanging="360"/>
      </w:pPr>
      <w:r w:rsidDel="00000000" w:rsidR="00000000" w:rsidRPr="00000000">
        <w:rPr>
          <w:rtl w:val="0"/>
        </w:rPr>
        <w:t xml:space="preserve">Lab ordering</w:t>
      </w:r>
    </w:p>
    <w:p w:rsidR="00000000" w:rsidDel="00000000" w:rsidP="00000000" w:rsidRDefault="00000000" w:rsidRPr="00000000" w14:paraId="000000C2">
      <w:pPr>
        <w:numPr>
          <w:ilvl w:val="2"/>
          <w:numId w:val="15"/>
        </w:numPr>
        <w:ind w:left="2160" w:hanging="360"/>
      </w:pPr>
      <w:r w:rsidDel="00000000" w:rsidR="00000000" w:rsidRPr="00000000">
        <w:rPr>
          <w:rtl w:val="0"/>
        </w:rPr>
        <w:t xml:space="preserve">Not implemented with Junction automated lab ordering</w:t>
      </w:r>
    </w:p>
    <w:p w:rsidR="00000000" w:rsidDel="00000000" w:rsidP="00000000" w:rsidRDefault="00000000" w:rsidRPr="00000000" w14:paraId="000000C3">
      <w:pPr>
        <w:numPr>
          <w:ilvl w:val="1"/>
          <w:numId w:val="15"/>
        </w:numPr>
        <w:ind w:left="1440" w:hanging="360"/>
      </w:pPr>
      <w:r w:rsidDel="00000000" w:rsidR="00000000" w:rsidRPr="00000000">
        <w:rPr>
          <w:rtl w:val="0"/>
        </w:rPr>
        <w:t xml:space="preserve">Medication ordering</w:t>
      </w:r>
    </w:p>
    <w:p w:rsidR="00000000" w:rsidDel="00000000" w:rsidP="00000000" w:rsidRDefault="00000000" w:rsidRPr="00000000" w14:paraId="000000C4">
      <w:pPr>
        <w:numPr>
          <w:ilvl w:val="2"/>
          <w:numId w:val="15"/>
        </w:numPr>
        <w:ind w:left="2160" w:hanging="360"/>
      </w:pPr>
      <w:r w:rsidDel="00000000" w:rsidR="00000000" w:rsidRPr="00000000">
        <w:rPr>
          <w:rtl w:val="0"/>
        </w:rPr>
        <w:t xml:space="preserve">Notes:</w:t>
      </w:r>
    </w:p>
    <w:p w:rsidR="00000000" w:rsidDel="00000000" w:rsidP="00000000" w:rsidRDefault="00000000" w:rsidRPr="00000000" w14:paraId="000000C5">
      <w:pPr>
        <w:numPr>
          <w:ilvl w:val="3"/>
          <w:numId w:val="15"/>
        </w:numPr>
        <w:ind w:left="2880" w:hanging="360"/>
      </w:pPr>
      <w:r w:rsidDel="00000000" w:rsidR="00000000" w:rsidRPr="00000000">
        <w:rPr>
          <w:rtl w:val="0"/>
        </w:rPr>
        <w:t xml:space="preserve">Previously did 12 week ordering</w:t>
      </w:r>
    </w:p>
    <w:p w:rsidR="00000000" w:rsidDel="00000000" w:rsidP="00000000" w:rsidRDefault="00000000" w:rsidRPr="00000000" w14:paraId="000000C6">
      <w:pPr>
        <w:numPr>
          <w:ilvl w:val="2"/>
          <w:numId w:val="15"/>
        </w:numPr>
        <w:ind w:left="2160" w:hanging="360"/>
      </w:pPr>
      <w:r w:rsidDel="00000000" w:rsidR="00000000" w:rsidRPr="00000000">
        <w:rPr/>
        <w:drawing>
          <wp:inline distB="114300" distT="114300" distL="114300" distR="114300">
            <wp:extent cx="4805363" cy="2988796"/>
            <wp:effectExtent b="0" l="0" r="0" t="0"/>
            <wp:docPr id="3" name="image3.png"/>
            <a:graphic>
              <a:graphicData uri="http://schemas.openxmlformats.org/drawingml/2006/picture">
                <pic:pic>
                  <pic:nvPicPr>
                    <pic:cNvPr id="0" name="image3.png"/>
                    <pic:cNvPicPr preferRelativeResize="0"/>
                  </pic:nvPicPr>
                  <pic:blipFill>
                    <a:blip r:embed="rId53"/>
                    <a:srcRect b="0" l="0" r="0" t="0"/>
                    <a:stretch>
                      <a:fillRect/>
                    </a:stretch>
                  </pic:blipFill>
                  <pic:spPr>
                    <a:xfrm>
                      <a:off x="0" y="0"/>
                      <a:ext cx="4805363" cy="2988796"/>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numPr>
          <w:ilvl w:val="1"/>
          <w:numId w:val="15"/>
        </w:numPr>
        <w:ind w:left="1440" w:hanging="360"/>
      </w:pPr>
      <w:r w:rsidDel="00000000" w:rsidR="00000000" w:rsidRPr="00000000">
        <w:rPr>
          <w:rtl w:val="0"/>
        </w:rPr>
      </w:r>
    </w:p>
    <w:p w:rsidR="00000000" w:rsidDel="00000000" w:rsidP="00000000" w:rsidRDefault="00000000" w:rsidRPr="00000000" w14:paraId="000000C8">
      <w:pPr>
        <w:numPr>
          <w:ilvl w:val="0"/>
          <w:numId w:val="15"/>
        </w:numPr>
        <w:ind w:left="720" w:hanging="360"/>
      </w:pPr>
      <w:r w:rsidDel="00000000" w:rsidR="00000000" w:rsidRPr="00000000">
        <w:rPr>
          <w:rtl w:val="0"/>
        </w:rPr>
        <w:t xml:space="preserve">TrimRx</w:t>
      </w:r>
    </w:p>
    <w:p w:rsidR="00000000" w:rsidDel="00000000" w:rsidP="00000000" w:rsidRDefault="00000000" w:rsidRPr="00000000" w14:paraId="000000C9">
      <w:pPr>
        <w:numPr>
          <w:ilvl w:val="1"/>
          <w:numId w:val="15"/>
        </w:numPr>
        <w:ind w:left="1440" w:hanging="360"/>
      </w:pPr>
      <w:hyperlink r:id="rId54">
        <w:r w:rsidDel="00000000" w:rsidR="00000000" w:rsidRPr="00000000">
          <w:rPr>
            <w:color w:val="1155cc"/>
            <w:u w:val="single"/>
            <w:rtl w:val="0"/>
          </w:rPr>
          <w:t xml:space="preserve">https://clinic.openloophealth.com/healthie-orgs/78789/patients/7905836/charting-notes/35552039/edit</w:t>
        </w:r>
      </w:hyperlink>
      <w:r w:rsidDel="00000000" w:rsidR="00000000" w:rsidRPr="00000000">
        <w:rPr>
          <w:rtl w:val="0"/>
        </w:rPr>
        <w:t xml:space="preserve"> </w:t>
      </w:r>
    </w:p>
    <w:p w:rsidR="00000000" w:rsidDel="00000000" w:rsidP="00000000" w:rsidRDefault="00000000" w:rsidRPr="00000000" w14:paraId="000000CA">
      <w:pPr>
        <w:numPr>
          <w:ilvl w:val="1"/>
          <w:numId w:val="15"/>
        </w:numPr>
        <w:ind w:left="1440" w:hanging="360"/>
      </w:pPr>
      <w:r w:rsidDel="00000000" w:rsidR="00000000" w:rsidRPr="00000000">
        <w:rPr>
          <w:rtl w:val="0"/>
        </w:rPr>
        <w:t xml:space="preserve">Medication ordering</w:t>
      </w:r>
    </w:p>
    <w:p w:rsidR="00000000" w:rsidDel="00000000" w:rsidP="00000000" w:rsidRDefault="00000000" w:rsidRPr="00000000" w14:paraId="000000CB">
      <w:pPr>
        <w:numPr>
          <w:ilvl w:val="2"/>
          <w:numId w:val="15"/>
        </w:numPr>
        <w:ind w:left="2160" w:hanging="360"/>
      </w:pPr>
      <w:r w:rsidDel="00000000" w:rsidR="00000000" w:rsidRPr="00000000">
        <w:rPr/>
        <w:drawing>
          <wp:inline distB="114300" distT="114300" distL="114300" distR="114300">
            <wp:extent cx="4910138" cy="2721178"/>
            <wp:effectExtent b="0" l="0" r="0" t="0"/>
            <wp:docPr id="2"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4910138" cy="2721178"/>
                    </a:xfrm>
                    <a:prstGeom prst="rect"/>
                    <a:ln/>
                  </pic:spPr>
                </pic:pic>
              </a:graphicData>
            </a:graphic>
          </wp:inline>
        </w:drawing>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fathom.video/share/-ycJUDsAyzdeUBf6saXumCoYSsuTs7Uk?tab=summary&amp;timestamp=3649.0" TargetMode="External"/><Relationship Id="rId42" Type="http://schemas.openxmlformats.org/officeDocument/2006/relationships/hyperlink" Target="https://fathom.video/share/-ycJUDsAyzdeUBf6saXumCoYSsuTs7Uk?tab=summary&amp;timestamp=2852.0" TargetMode="External"/><Relationship Id="rId41" Type="http://schemas.openxmlformats.org/officeDocument/2006/relationships/hyperlink" Target="https://fathom.video/share/-ycJUDsAyzdeUBf6saXumCoYSsuTs7Uk?tab=summary&amp;timestamp=3672.0" TargetMode="External"/><Relationship Id="rId44" Type="http://schemas.openxmlformats.org/officeDocument/2006/relationships/hyperlink" Target="https://fathom.video/share/-ycJUDsAyzdeUBf6saXumCoYSsuTs7Uk?tab=summary&amp;timestamp=3225.0" TargetMode="External"/><Relationship Id="rId43" Type="http://schemas.openxmlformats.org/officeDocument/2006/relationships/hyperlink" Target="https://fathom.video/share/-ycJUDsAyzdeUBf6saXumCoYSsuTs7Uk?tab=summary&amp;timestamp=3465.0" TargetMode="External"/><Relationship Id="rId46" Type="http://schemas.openxmlformats.org/officeDocument/2006/relationships/hyperlink" Target="https://fathom.video/share/-ycJUDsAyzdeUBf6saXumCoYSsuTs7Uk?timestamp=2909.9999" TargetMode="External"/><Relationship Id="rId45" Type="http://schemas.openxmlformats.org/officeDocument/2006/relationships/hyperlink" Target="https://fathom.video/share/-ycJUDsAyzdeUBf6saXumCoYSsuTs7Uk?tab=summary&amp;timestamp=3619.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edplum.com/blog/multi-tenant-mso#organizationally-contained-access-restrictions" TargetMode="External"/><Relationship Id="rId48" Type="http://schemas.openxmlformats.org/officeDocument/2006/relationships/hyperlink" Target="https://fathom.video/share/-ycJUDsAyzdeUBf6saXumCoYSsuTs7Uk?timestamp=3457.9999" TargetMode="External"/><Relationship Id="rId47" Type="http://schemas.openxmlformats.org/officeDocument/2006/relationships/hyperlink" Target="https://fathom.video/share/-ycJUDsAyzdeUBf6saXumCoYSsuTs7Uk?timestamp=3363.9999" TargetMode="External"/><Relationship Id="rId49" Type="http://schemas.openxmlformats.org/officeDocument/2006/relationships/hyperlink" Target="https://fathom.video/share/-ycJUDsAyzdeUBf6saXumCoYSsuTs7Uk?timestamp=3665.9999" TargetMode="External"/><Relationship Id="rId5" Type="http://schemas.openxmlformats.org/officeDocument/2006/relationships/styles" Target="styles.xml"/><Relationship Id="rId6" Type="http://schemas.openxmlformats.org/officeDocument/2006/relationships/hyperlink" Target="https://fathom.video/calls/367738157" TargetMode="External"/><Relationship Id="rId7" Type="http://schemas.openxmlformats.org/officeDocument/2006/relationships/hyperlink" Target="https://docs.google.com/spreadsheets/d/1PqM_kAzApaUb-ie5QtOEO-42XwPceoF5gybyo0WjF6s/edit?gid=1703601219#gid=1703601219" TargetMode="External"/><Relationship Id="rId8" Type="http://schemas.openxmlformats.org/officeDocument/2006/relationships/hyperlink" Target="https://www.medplum.com/blog/multi-tenant-mso" TargetMode="External"/><Relationship Id="rId31" Type="http://schemas.openxmlformats.org/officeDocument/2006/relationships/hyperlink" Target="https://fathom.video/share/-ycJUDsAyzdeUBf6saXumCoYSsuTs7Uk?tab=summary&amp;timestamp=1540.0" TargetMode="External"/><Relationship Id="rId30" Type="http://schemas.openxmlformats.org/officeDocument/2006/relationships/hyperlink" Target="https://fathom.video/share/-ycJUDsAyzdeUBf6saXumCoYSsuTs7Uk?tab=summary&amp;timestamp=1534.0" TargetMode="External"/><Relationship Id="rId33" Type="http://schemas.openxmlformats.org/officeDocument/2006/relationships/hyperlink" Target="https://fathom.video/share/-ycJUDsAyzdeUBf6saXumCoYSsuTs7Uk?tab=summary&amp;timestamp=449.0" TargetMode="External"/><Relationship Id="rId32" Type="http://schemas.openxmlformats.org/officeDocument/2006/relationships/hyperlink" Target="https://fathom.video/share/-ycJUDsAyzdeUBf6saXumCoYSsuTs7Uk?tab=summary&amp;timestamp=1335.0" TargetMode="External"/><Relationship Id="rId35" Type="http://schemas.openxmlformats.org/officeDocument/2006/relationships/hyperlink" Target="https://fathom.video/share/-ycJUDsAyzdeUBf6saXumCoYSsuTs7Uk?tab=summary&amp;timestamp=371.0" TargetMode="External"/><Relationship Id="rId34" Type="http://schemas.openxmlformats.org/officeDocument/2006/relationships/hyperlink" Target="https://fathom.video/share/-ycJUDsAyzdeUBf6saXumCoYSsuTs7Uk?tab=summary&amp;timestamp=652.0" TargetMode="External"/><Relationship Id="rId37" Type="http://schemas.openxmlformats.org/officeDocument/2006/relationships/hyperlink" Target="https://fathom.video/share/-ycJUDsAyzdeUBf6saXumCoYSsuTs7Uk?tab=summary&amp;timestamp=705.0" TargetMode="External"/><Relationship Id="rId36" Type="http://schemas.openxmlformats.org/officeDocument/2006/relationships/hyperlink" Target="https://fathom.video/share/-ycJUDsAyzdeUBf6saXumCoYSsuTs7Uk?tab=summary&amp;timestamp=426.0" TargetMode="External"/><Relationship Id="rId39" Type="http://schemas.openxmlformats.org/officeDocument/2006/relationships/hyperlink" Target="https://fathom.video/share/-ycJUDsAyzdeUBf6saXumCoYSsuTs7Uk?tab=summary&amp;timestamp=3642.0" TargetMode="External"/><Relationship Id="rId38" Type="http://schemas.openxmlformats.org/officeDocument/2006/relationships/hyperlink" Target="https://fathom.video/share/-ycJUDsAyzdeUBf6saXumCoYSsuTs7Uk?tab=summary&amp;timestamp=3623.0" TargetMode="External"/><Relationship Id="rId20" Type="http://schemas.openxmlformats.org/officeDocument/2006/relationships/hyperlink" Target="https://fathom.video/share/-ycJUDsAyzdeUBf6saXumCoYSsuTs7Uk?tab=summary&amp;timestamp=2081.0" TargetMode="External"/><Relationship Id="rId22" Type="http://schemas.openxmlformats.org/officeDocument/2006/relationships/hyperlink" Target="https://fathom.video/share/-ycJUDsAyzdeUBf6saXumCoYSsuTs7Uk?tab=summary&amp;timestamp=2895.0" TargetMode="External"/><Relationship Id="rId21" Type="http://schemas.openxmlformats.org/officeDocument/2006/relationships/hyperlink" Target="https://fathom.video/share/-ycJUDsAyzdeUBf6saXumCoYSsuTs7Uk?tab=summary&amp;timestamp=2887.0" TargetMode="External"/><Relationship Id="rId24" Type="http://schemas.openxmlformats.org/officeDocument/2006/relationships/hyperlink" Target="https://fathom.video/share/-ycJUDsAyzdeUBf6saXumCoYSsuTs7Uk?tab=summary&amp;timestamp=2566.0" TargetMode="External"/><Relationship Id="rId23" Type="http://schemas.openxmlformats.org/officeDocument/2006/relationships/hyperlink" Target="https://fathom.video/share/-ycJUDsAyzdeUBf6saXumCoYSsuTs7Uk?tab=summary&amp;timestamp=2904.0" TargetMode="External"/><Relationship Id="rId26" Type="http://schemas.openxmlformats.org/officeDocument/2006/relationships/hyperlink" Target="https://fathom.video/share/-ycJUDsAyzdeUBf6saXumCoYSsuTs7Uk?tab=summary&amp;timestamp=3315.0" TargetMode="External"/><Relationship Id="rId25" Type="http://schemas.openxmlformats.org/officeDocument/2006/relationships/hyperlink" Target="https://fathom.video/share/-ycJUDsAyzdeUBf6saXumCoYSsuTs7Uk?tab=summary&amp;timestamp=3271.0" TargetMode="External"/><Relationship Id="rId28" Type="http://schemas.openxmlformats.org/officeDocument/2006/relationships/hyperlink" Target="https://fathom.video/share/-ycJUDsAyzdeUBf6saXumCoYSsuTs7Uk?tab=summary&amp;timestamp=3619.0" TargetMode="External"/><Relationship Id="rId27" Type="http://schemas.openxmlformats.org/officeDocument/2006/relationships/hyperlink" Target="https://fathom.video/share/-ycJUDsAyzdeUBf6saXumCoYSsuTs7Uk?tab=summary&amp;timestamp=3297.0" TargetMode="External"/><Relationship Id="rId29" Type="http://schemas.openxmlformats.org/officeDocument/2006/relationships/hyperlink" Target="https://fathom.video/share/-ycJUDsAyzdeUBf6saXumCoYSsuTs7Uk?tab=summary&amp;timestamp=1219.0" TargetMode="External"/><Relationship Id="rId51" Type="http://schemas.openxmlformats.org/officeDocument/2006/relationships/image" Target="media/image2.png"/><Relationship Id="rId50" Type="http://schemas.openxmlformats.org/officeDocument/2006/relationships/hyperlink" Target="https://clinic.openloophealth.com/healthie-orgs/8399/patients/4874360/charting-notes/45484810/edit" TargetMode="External"/><Relationship Id="rId53" Type="http://schemas.openxmlformats.org/officeDocument/2006/relationships/image" Target="media/image3.png"/><Relationship Id="rId52" Type="http://schemas.openxmlformats.org/officeDocument/2006/relationships/hyperlink" Target="https://clinic.openloophealth.com/healthie-orgs/8602/patients/7620473/charting-notes/34034310/edit" TargetMode="External"/><Relationship Id="rId11" Type="http://schemas.openxmlformats.org/officeDocument/2006/relationships/hyperlink" Target="https://fathom.video/share/-ycJUDsAyzdeUBf6saXumCoYSsuTs7Uk" TargetMode="External"/><Relationship Id="rId55" Type="http://schemas.openxmlformats.org/officeDocument/2006/relationships/image" Target="media/image1.png"/><Relationship Id="rId10" Type="http://schemas.openxmlformats.org/officeDocument/2006/relationships/hyperlink" Target="https://www.medplum.com/docs/api/fhir/operations/patient-set-accounts" TargetMode="External"/><Relationship Id="rId54" Type="http://schemas.openxmlformats.org/officeDocument/2006/relationships/hyperlink" Target="https://clinic.openloophealth.com/healthie-orgs/78789/patients/7905836/charting-notes/35552039/edit" TargetMode="External"/><Relationship Id="rId13" Type="http://schemas.openxmlformats.org/officeDocument/2006/relationships/hyperlink" Target="https://fathom.video/share/-ycJUDsAyzdeUBf6saXumCoYSsuTs7Uk?tab=summary&amp;timestamp=274.0" TargetMode="External"/><Relationship Id="rId12" Type="http://schemas.openxmlformats.org/officeDocument/2006/relationships/hyperlink" Target="https://fathom.video/share/-ycJUDsAyzdeUBf6saXumCoYSsuTs7Uk?tab=summary&amp;timestamp=0.0" TargetMode="External"/><Relationship Id="rId15" Type="http://schemas.openxmlformats.org/officeDocument/2006/relationships/hyperlink" Target="https://fathom.video/share/-ycJUDsAyzdeUBf6saXumCoYSsuTs7Uk?tab=summary&amp;timestamp=1214.0" TargetMode="External"/><Relationship Id="rId14" Type="http://schemas.openxmlformats.org/officeDocument/2006/relationships/hyperlink" Target="https://fathom.video/share/-ycJUDsAyzdeUBf6saXumCoYSsuTs7Uk?tab=summary&amp;timestamp=896.0" TargetMode="External"/><Relationship Id="rId17" Type="http://schemas.openxmlformats.org/officeDocument/2006/relationships/hyperlink" Target="https://fathom.video/share/-ycJUDsAyzdeUBf6saXumCoYSsuTs7Uk?tab=summary&amp;timestamp=1766.0" TargetMode="External"/><Relationship Id="rId16" Type="http://schemas.openxmlformats.org/officeDocument/2006/relationships/hyperlink" Target="https://fathom.video/share/-ycJUDsAyzdeUBf6saXumCoYSsuTs7Uk?tab=summary&amp;timestamp=1540.0" TargetMode="External"/><Relationship Id="rId19" Type="http://schemas.openxmlformats.org/officeDocument/2006/relationships/hyperlink" Target="https://fathom.video/share/-ycJUDsAyzdeUBf6saXumCoYSsuTs7Uk?tab=summary&amp;timestamp=3023.0" TargetMode="External"/><Relationship Id="rId18" Type="http://schemas.openxmlformats.org/officeDocument/2006/relationships/hyperlink" Target="https://fathom.video/share/-ycJUDsAyzdeUBf6saXumCoYSsuTs7Uk?tab=summary&amp;timestamp=2028.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