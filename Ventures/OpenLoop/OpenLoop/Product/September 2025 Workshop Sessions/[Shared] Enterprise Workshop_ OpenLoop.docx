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oppins" w:cs="Poppins" w:eastAsia="Poppins" w:hAnsi="Poppins"/>
        </w:rPr>
      </w:pPr>
      <w:bookmarkStart w:colFirst="0" w:colLast="0" w:name="_i2x8g73dylg5" w:id="0"/>
      <w:bookmarkEnd w:id="0"/>
      <w:r w:rsidDel="00000000" w:rsidR="00000000" w:rsidRPr="00000000">
        <w:rPr>
          <w:rFonts w:ascii="Poppins" w:cs="Poppins" w:eastAsia="Poppins" w:hAnsi="Poppins"/>
          <w:rtl w:val="0"/>
        </w:rPr>
        <w:t xml:space="preserve">Enterprise Workshop: OpenLoop</w:t>
      </w:r>
    </w:p>
    <w:p w:rsidR="00000000" w:rsidDel="00000000" w:rsidP="00000000" w:rsidRDefault="00000000" w:rsidRPr="00000000" w14:paraId="00000002">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Slides: </w:t>
      </w:r>
      <w:hyperlink r:id="rId6">
        <w:r w:rsidDel="00000000" w:rsidR="00000000" w:rsidRPr="00000000">
          <w:rPr>
            <w:rFonts w:ascii="Poppins" w:cs="Poppins" w:eastAsia="Poppins" w:hAnsi="Poppins"/>
            <w:color w:val="1155cc"/>
            <w:sz w:val="20"/>
            <w:szCs w:val="20"/>
            <w:u w:val="single"/>
            <w:rtl w:val="0"/>
          </w:rPr>
          <w:t xml:space="preserve">https://docs.google.com/presentation/d/1-wPmQFcQy6CAVIKEsC2M5I7NlzEF8ZHKDHrkbFlIR5E/edit?usp=drive_link</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3">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Recording: </w:t>
      </w:r>
      <w:hyperlink r:id="rId7">
        <w:r w:rsidDel="00000000" w:rsidR="00000000" w:rsidRPr="00000000">
          <w:rPr>
            <w:rFonts w:ascii="Poppins" w:cs="Poppins" w:eastAsia="Poppins" w:hAnsi="Poppins"/>
            <w:color w:val="1155cc"/>
            <w:sz w:val="20"/>
            <w:szCs w:val="20"/>
            <w:u w:val="single"/>
            <w:rtl w:val="0"/>
          </w:rPr>
          <w:t xml:space="preserve">https://fathom.video/calls/366238351</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4">
      <w:pPr>
        <w:pStyle w:val="Heading2"/>
        <w:rPr>
          <w:rFonts w:ascii="Poppins" w:cs="Poppins" w:eastAsia="Poppins" w:hAnsi="Poppins"/>
        </w:rPr>
      </w:pPr>
      <w:bookmarkStart w:colFirst="0" w:colLast="0" w:name="_otr2xa7wb3gq" w:id="1"/>
      <w:bookmarkEnd w:id="1"/>
      <w:r w:rsidDel="00000000" w:rsidR="00000000" w:rsidRPr="00000000">
        <w:rPr>
          <w:rFonts w:ascii="Poppins" w:cs="Poppins" w:eastAsia="Poppins" w:hAnsi="Poppins"/>
          <w:rtl w:val="0"/>
        </w:rPr>
        <w:t xml:space="preserve">Format</w:t>
      </w:r>
    </w:p>
    <w:p w:rsidR="00000000" w:rsidDel="00000000" w:rsidP="00000000" w:rsidRDefault="00000000" w:rsidRPr="00000000" w14:paraId="00000005">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workshop will be tailored to the specific enterprise needs of OpenLoop. It will primarily consist of working sessions and pair programming sessions, each of which will have a </w:t>
      </w:r>
      <w:r w:rsidDel="00000000" w:rsidR="00000000" w:rsidRPr="00000000">
        <w:rPr>
          <w:rFonts w:ascii="Poppins" w:cs="Poppins" w:eastAsia="Poppins" w:hAnsi="Poppins"/>
          <w:b w:val="1"/>
          <w:bCs w:val="1"/>
          <w:sz w:val="20"/>
          <w:szCs w:val="20"/>
          <w:rtl w:val="0"/>
        </w:rPr>
        <w:t xml:space="preserve">specific, concrete deliverable</w:t>
      </w:r>
      <w:r w:rsidDel="00000000" w:rsidR="00000000" w:rsidRPr="00000000">
        <w:rPr>
          <w:rFonts w:ascii="Poppins" w:cs="Poppins" w:eastAsia="Poppins" w:hAnsi="Poppins"/>
          <w:sz w:val="20"/>
          <w:szCs w:val="20"/>
          <w:rtl w:val="0"/>
        </w:rPr>
        <w:t xml:space="preserve"> that accretes towards Openloop’s production application.</w:t>
      </w:r>
    </w:p>
    <w:p w:rsidR="00000000" w:rsidDel="00000000" w:rsidP="00000000" w:rsidRDefault="00000000" w:rsidRPr="00000000" w14:paraId="00000006">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Each working session will typically be in the morning, with time afterwards for engineers to continue their implementation. </w:t>
      </w:r>
      <w:r w:rsidDel="00000000" w:rsidR="00000000" w:rsidRPr="00000000">
        <w:rPr>
          <w:rFonts w:ascii="Poppins" w:cs="Poppins" w:eastAsia="Poppins" w:hAnsi="Poppins"/>
          <w:b w:val="1"/>
          <w:bCs w:val="1"/>
          <w:sz w:val="20"/>
          <w:szCs w:val="20"/>
          <w:rtl w:val="0"/>
        </w:rPr>
        <w:t xml:space="preserve">To get the most value from this workshop, Medplum recommends that managers allocate “deep work” time for their team following each session.</w:t>
      </w:r>
    </w:p>
    <w:p w:rsidR="00000000" w:rsidDel="00000000" w:rsidP="00000000" w:rsidRDefault="00000000" w:rsidRPr="00000000" w14:paraId="00000008">
      <w:pP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9">
      <w:pPr>
        <w:pStyle w:val="Heading2"/>
        <w:rPr>
          <w:rFonts w:ascii="Poppins" w:cs="Poppins" w:eastAsia="Poppins" w:hAnsi="Poppins"/>
        </w:rPr>
      </w:pPr>
      <w:bookmarkStart w:colFirst="0" w:colLast="0" w:name="_t3gkixriv6sr" w:id="2"/>
      <w:bookmarkEnd w:id="2"/>
      <w:r w:rsidDel="00000000" w:rsidR="00000000" w:rsidRPr="00000000">
        <w:rPr>
          <w:rFonts w:ascii="Poppins" w:cs="Poppins" w:eastAsia="Poppins" w:hAnsi="Poppins"/>
          <w:rtl w:val="0"/>
        </w:rPr>
        <w:t xml:space="preserve">Clinical MVP</w:t>
      </w:r>
    </w:p>
    <w:p w:rsidR="00000000" w:rsidDel="00000000" w:rsidP="00000000" w:rsidRDefault="00000000" w:rsidRPr="00000000" w14:paraId="0000000A">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orient workshop sessions and define scope, Medplum and Openloop will align on a “clinical MVP”, which is the target deliverable for the workshop. </w:t>
      </w:r>
    </w:p>
    <w:p w:rsidR="00000000" w:rsidDel="00000000" w:rsidP="00000000" w:rsidRDefault="00000000" w:rsidRPr="00000000" w14:paraId="0000000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C">
      <w:pPr>
        <w:numPr>
          <w:ilvl w:val="0"/>
          <w:numId w:val="4"/>
        </w:numPr>
        <w:ind w:left="720" w:hanging="360"/>
        <w:rPr>
          <w:i w:val="1"/>
          <w:iCs w:val="1"/>
        </w:rPr>
      </w:pPr>
      <w:r w:rsidDel="00000000" w:rsidR="00000000" w:rsidRPr="00000000">
        <w:rPr>
          <w:i w:val="1"/>
          <w:iCs w:val="1"/>
          <w:rtl w:val="0"/>
        </w:rPr>
        <w:t xml:space="preserve">Pick a vertical to migrate, migrate a sample set of patients who were a part of that vertical </w:t>
      </w:r>
    </w:p>
    <w:p w:rsidR="00000000" w:rsidDel="00000000" w:rsidP="00000000" w:rsidRDefault="00000000" w:rsidRPr="00000000" w14:paraId="0000000D">
      <w:pPr>
        <w:widowControl w:val="0"/>
        <w:numPr>
          <w:ilvl w:val="0"/>
          <w:numId w:val="4"/>
        </w:numPr>
        <w:ind w:left="720" w:hanging="360"/>
        <w:rPr>
          <w:i w:val="1"/>
          <w:iCs w:val="1"/>
        </w:rPr>
      </w:pPr>
      <w:r w:rsidDel="00000000" w:rsidR="00000000" w:rsidRPr="00000000">
        <w:rPr>
          <w:i w:val="1"/>
          <w:iCs w:val="1"/>
          <w:rtl w:val="0"/>
        </w:rPr>
        <w:t xml:space="preserve">Map your clinical concepts to FHIR resources </w:t>
      </w:r>
      <w:r w:rsidDel="00000000" w:rsidR="00000000" w:rsidRPr="00000000">
        <w:rPr>
          <w:rtl w:val="0"/>
        </w:rPr>
      </w:r>
    </w:p>
    <w:p w:rsidR="00000000" w:rsidDel="00000000" w:rsidP="00000000" w:rsidRDefault="00000000" w:rsidRPr="00000000" w14:paraId="0000000E">
      <w:pPr>
        <w:numPr>
          <w:ilvl w:val="1"/>
          <w:numId w:val="4"/>
        </w:numPr>
        <w:ind w:left="1440" w:hanging="360"/>
        <w:rPr>
          <w:i w:val="1"/>
          <w:iCs w:val="1"/>
        </w:rPr>
      </w:pPr>
      <w:r w:rsidDel="00000000" w:rsidR="00000000" w:rsidRPr="00000000">
        <w:rPr>
          <w:i w:val="1"/>
          <w:iCs w:val="1"/>
          <w:rtl w:val="0"/>
        </w:rPr>
        <w:t xml:space="preserve">Define an Encounter model - how do you determine a unit of work for a physician? </w:t>
      </w:r>
    </w:p>
    <w:p w:rsidR="00000000" w:rsidDel="00000000" w:rsidP="00000000" w:rsidRDefault="00000000" w:rsidRPr="00000000" w14:paraId="0000000F">
      <w:pPr>
        <w:numPr>
          <w:ilvl w:val="1"/>
          <w:numId w:val="4"/>
        </w:numPr>
        <w:ind w:left="1440" w:hanging="360"/>
        <w:rPr>
          <w:i w:val="1"/>
          <w:iCs w:val="1"/>
        </w:rPr>
      </w:pPr>
      <w:r w:rsidDel="00000000" w:rsidR="00000000" w:rsidRPr="00000000">
        <w:rPr>
          <w:i w:val="1"/>
          <w:iCs w:val="1"/>
          <w:rtl w:val="0"/>
        </w:rPr>
        <w:t xml:space="preserve">Define a CarePlan model - what are protocols for a patient from onboarding to “first unit of work” outcome? </w:t>
      </w:r>
    </w:p>
    <w:p w:rsidR="00000000" w:rsidDel="00000000" w:rsidP="00000000" w:rsidRDefault="00000000" w:rsidRPr="00000000" w14:paraId="00000010">
      <w:pPr>
        <w:numPr>
          <w:ilvl w:val="1"/>
          <w:numId w:val="4"/>
        </w:numPr>
        <w:ind w:left="1440" w:hanging="360"/>
        <w:rPr>
          <w:i w:val="1"/>
          <w:iCs w:val="1"/>
        </w:rPr>
      </w:pPr>
      <w:r w:rsidDel="00000000" w:rsidR="00000000" w:rsidRPr="00000000">
        <w:rPr>
          <w:i w:val="1"/>
          <w:iCs w:val="1"/>
          <w:rtl w:val="0"/>
        </w:rPr>
        <w:t xml:space="preserve">How to represent recurring patients, chronic or difficult cases, etc</w:t>
      </w:r>
      <w:r w:rsidDel="00000000" w:rsidR="00000000" w:rsidRPr="00000000">
        <w:rPr>
          <w:rtl w:val="0"/>
        </w:rPr>
      </w:r>
    </w:p>
    <w:p w:rsidR="00000000" w:rsidDel="00000000" w:rsidP="00000000" w:rsidRDefault="00000000" w:rsidRPr="00000000" w14:paraId="00000011">
      <w:pPr>
        <w:numPr>
          <w:ilvl w:val="0"/>
          <w:numId w:val="4"/>
        </w:numPr>
        <w:ind w:left="720" w:hanging="360"/>
        <w:rPr>
          <w:i w:val="1"/>
          <w:iCs w:val="1"/>
        </w:rPr>
      </w:pPr>
      <w:r w:rsidDel="00000000" w:rsidR="00000000" w:rsidRPr="00000000">
        <w:rPr>
          <w:i w:val="1"/>
          <w:iCs w:val="1"/>
          <w:rtl w:val="0"/>
        </w:rPr>
        <w:t xml:space="preserve">Define your tenancy model - what information is shared between orgs and sub-orgs. How are clinical users managed and assigned</w:t>
      </w:r>
    </w:p>
    <w:p w:rsidR="00000000" w:rsidDel="00000000" w:rsidP="00000000" w:rsidRDefault="00000000" w:rsidRPr="00000000" w14:paraId="00000012">
      <w:pPr>
        <w:numPr>
          <w:ilvl w:val="0"/>
          <w:numId w:val="4"/>
        </w:numPr>
        <w:ind w:left="720" w:hanging="360"/>
        <w:rPr>
          <w:i w:val="1"/>
          <w:iCs w:val="1"/>
        </w:rPr>
      </w:pPr>
      <w:r w:rsidDel="00000000" w:rsidR="00000000" w:rsidRPr="00000000">
        <w:rPr>
          <w:i w:val="1"/>
          <w:iCs w:val="1"/>
          <w:rtl w:val="0"/>
        </w:rPr>
        <w:t xml:space="preserve">Set up clinical workflows and determine physician review screens </w:t>
      </w:r>
    </w:p>
    <w:p w:rsidR="00000000" w:rsidDel="00000000" w:rsidP="00000000" w:rsidRDefault="00000000" w:rsidRPr="00000000" w14:paraId="00000013">
      <w:pPr>
        <w:numPr>
          <w:ilvl w:val="1"/>
          <w:numId w:val="4"/>
        </w:numPr>
        <w:ind w:left="1440" w:hanging="360"/>
        <w:rPr>
          <w:i w:val="1"/>
          <w:iCs w:val="1"/>
        </w:rPr>
      </w:pPr>
      <w:r w:rsidDel="00000000" w:rsidR="00000000" w:rsidRPr="00000000">
        <w:rPr>
          <w:i w:val="1"/>
          <w:iCs w:val="1"/>
          <w:rtl w:val="0"/>
        </w:rPr>
        <w:t xml:space="preserve">What happens before a patient gets seen, and after their patients get seen? </w:t>
      </w:r>
    </w:p>
    <w:p w:rsidR="00000000" w:rsidDel="00000000" w:rsidP="00000000" w:rsidRDefault="00000000" w:rsidRPr="00000000" w14:paraId="00000014">
      <w:pPr>
        <w:numPr>
          <w:ilvl w:val="1"/>
          <w:numId w:val="4"/>
        </w:numPr>
        <w:ind w:left="1440" w:hanging="360"/>
        <w:rPr>
          <w:i w:val="1"/>
          <w:iCs w:val="1"/>
        </w:rPr>
      </w:pPr>
      <w:r w:rsidDel="00000000" w:rsidR="00000000" w:rsidRPr="00000000">
        <w:rPr>
          <w:i w:val="1"/>
          <w:iCs w:val="1"/>
          <w:rtl w:val="0"/>
        </w:rPr>
        <w:t xml:space="preserve">What clinical context does a physician need </w:t>
      </w:r>
    </w:p>
    <w:p w:rsidR="00000000" w:rsidDel="00000000" w:rsidP="00000000" w:rsidRDefault="00000000" w:rsidRPr="00000000" w14:paraId="00000015">
      <w:pPr>
        <w:numPr>
          <w:ilvl w:val="0"/>
          <w:numId w:val="4"/>
        </w:numPr>
        <w:ind w:left="720" w:hanging="360"/>
        <w:rPr>
          <w:i w:val="1"/>
          <w:iCs w:val="1"/>
        </w:rPr>
      </w:pPr>
      <w:r w:rsidDel="00000000" w:rsidR="00000000" w:rsidRPr="00000000">
        <w:rPr>
          <w:i w:val="1"/>
          <w:iCs w:val="1"/>
          <w:rtl w:val="0"/>
        </w:rPr>
        <w:t xml:space="preserve">Onboarding champion practitioners to Medplum flow </w:t>
      </w:r>
    </w:p>
    <w:p w:rsidR="00000000" w:rsidDel="00000000" w:rsidP="00000000" w:rsidRDefault="00000000" w:rsidRPr="00000000" w14:paraId="00000016">
      <w:pPr>
        <w:numPr>
          <w:ilvl w:val="1"/>
          <w:numId w:val="4"/>
        </w:numPr>
        <w:ind w:left="1440" w:hanging="360"/>
        <w:rPr>
          <w:i w:val="1"/>
          <w:iCs w:val="1"/>
        </w:rPr>
      </w:pPr>
      <w:r w:rsidDel="00000000" w:rsidR="00000000" w:rsidRPr="00000000">
        <w:rPr>
          <w:i w:val="1"/>
          <w:iCs w:val="1"/>
          <w:rtl w:val="0"/>
        </w:rPr>
        <w:t xml:space="preserve">Identify alpha users who give good feedback and can champion product to team </w:t>
      </w:r>
    </w:p>
    <w:p w:rsidR="00000000" w:rsidDel="00000000" w:rsidP="00000000" w:rsidRDefault="00000000" w:rsidRPr="00000000" w14:paraId="00000017">
      <w:pPr>
        <w:numPr>
          <w:ilvl w:val="2"/>
          <w:numId w:val="4"/>
        </w:numPr>
        <w:ind w:left="2160" w:hanging="360"/>
        <w:rPr>
          <w:i w:val="1"/>
          <w:iCs w:val="1"/>
        </w:rPr>
      </w:pPr>
      <w:r w:rsidDel="00000000" w:rsidR="00000000" w:rsidRPr="00000000">
        <w:rPr>
          <w:i w:val="1"/>
          <w:iCs w:val="1"/>
          <w:rtl w:val="0"/>
        </w:rPr>
        <w:t xml:space="preserve">Test auth and access </w:t>
      </w:r>
    </w:p>
    <w:p w:rsidR="00000000" w:rsidDel="00000000" w:rsidP="00000000" w:rsidRDefault="00000000" w:rsidRPr="00000000" w14:paraId="00000018">
      <w:pPr>
        <w:numPr>
          <w:ilvl w:val="0"/>
          <w:numId w:val="4"/>
        </w:numPr>
        <w:ind w:left="720" w:hanging="360"/>
        <w:rPr>
          <w:i w:val="1"/>
          <w:iCs w:val="1"/>
        </w:rPr>
      </w:pPr>
      <w:r w:rsidDel="00000000" w:rsidR="00000000" w:rsidRPr="00000000">
        <w:rPr>
          <w:i w:val="1"/>
          <w:iCs w:val="1"/>
          <w:rtl w:val="0"/>
        </w:rPr>
        <w:t xml:space="preserve">Future work</w:t>
      </w:r>
    </w:p>
    <w:p w:rsidR="00000000" w:rsidDel="00000000" w:rsidP="00000000" w:rsidRDefault="00000000" w:rsidRPr="00000000" w14:paraId="00000019">
      <w:pPr>
        <w:numPr>
          <w:ilvl w:val="1"/>
          <w:numId w:val="4"/>
        </w:numPr>
        <w:ind w:left="1440" w:hanging="360"/>
        <w:rPr>
          <w:i w:val="1"/>
          <w:iCs w:val="1"/>
        </w:rPr>
      </w:pPr>
      <w:r w:rsidDel="00000000" w:rsidR="00000000" w:rsidRPr="00000000">
        <w:rPr>
          <w:i w:val="1"/>
          <w:iCs w:val="1"/>
          <w:rtl w:val="0"/>
        </w:rPr>
        <w:t xml:space="preserve">Automate notifications, reminders, etc </w:t>
      </w:r>
      <w:r w:rsidDel="00000000" w:rsidR="00000000" w:rsidRPr="00000000">
        <w:rPr>
          <w:rtl w:val="0"/>
        </w:rPr>
      </w:r>
    </w:p>
    <w:p w:rsidR="00000000" w:rsidDel="00000000" w:rsidP="00000000" w:rsidRDefault="00000000" w:rsidRPr="00000000" w14:paraId="0000001A">
      <w:pPr>
        <w:ind w:left="0" w:firstLine="0"/>
        <w:rPr>
          <w:i w:val="1"/>
          <w:iCs w:val="1"/>
          <w:highlight w:val="yellow"/>
        </w:rPr>
      </w:pPr>
      <w:r w:rsidDel="00000000" w:rsidR="00000000" w:rsidRPr="00000000">
        <w:rPr>
          <w:rtl w:val="0"/>
        </w:rPr>
      </w:r>
    </w:p>
    <w:p w:rsidR="00000000" w:rsidDel="00000000" w:rsidP="00000000" w:rsidRDefault="00000000" w:rsidRPr="00000000" w14:paraId="0000001B">
      <w:pPr>
        <w:pStyle w:val="Heading2"/>
        <w:rPr>
          <w:rFonts w:ascii="Poppins" w:cs="Poppins" w:eastAsia="Poppins" w:hAnsi="Poppins"/>
        </w:rPr>
      </w:pPr>
      <w:bookmarkStart w:colFirst="0" w:colLast="0" w:name="_uerle6rbuxj8" w:id="3"/>
      <w:bookmarkEnd w:id="3"/>
      <w:r w:rsidDel="00000000" w:rsidR="00000000" w:rsidRPr="00000000">
        <w:rPr>
          <w:rFonts w:ascii="Poppins" w:cs="Poppins" w:eastAsia="Poppins" w:hAnsi="Poppins"/>
          <w:rtl w:val="0"/>
        </w:rPr>
        <w:t xml:space="preserve">Workstreams</w:t>
      </w:r>
    </w:p>
    <w:p w:rsidR="00000000" w:rsidDel="00000000" w:rsidP="00000000" w:rsidRDefault="00000000" w:rsidRPr="00000000" w14:paraId="0000001C">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workshop will be focused on addressing the highest risk elements of delivering Openloop’s business MVP. Medplum and Openloop have agreed on the following workstreams of focus.</w:t>
      </w:r>
    </w:p>
    <w:p w:rsidR="00000000" w:rsidDel="00000000" w:rsidP="00000000" w:rsidRDefault="00000000" w:rsidRPr="00000000" w14:paraId="0000001D">
      <w:pPr>
        <w:numPr>
          <w:ilvl w:val="0"/>
          <w:numId w:val="6"/>
        </w:numPr>
        <w:ind w:left="720" w:hanging="360"/>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[Client Onboarding / Adminstration] </w:t>
      </w:r>
    </w:p>
    <w:p w:rsidR="00000000" w:rsidDel="00000000" w:rsidP="00000000" w:rsidRDefault="00000000" w:rsidRPr="00000000" w14:paraId="0000001E">
      <w:pPr>
        <w:numPr>
          <w:ilvl w:val="1"/>
          <w:numId w:val="6"/>
        </w:numPr>
        <w:ind w:left="144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Primary goal: set up organization structure with shared resources </w:t>
      </w:r>
    </w:p>
    <w:p w:rsidR="00000000" w:rsidDel="00000000" w:rsidP="00000000" w:rsidRDefault="00000000" w:rsidRPr="00000000" w14:paraId="0000001F">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Determine physician access and tenanting </w:t>
      </w:r>
    </w:p>
    <w:p w:rsidR="00000000" w:rsidDel="00000000" w:rsidP="00000000" w:rsidRDefault="00000000" w:rsidRPr="00000000" w14:paraId="00000020">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Separate which templates are deployed generic across all verticals, across a vertical, and just for one customer </w:t>
      </w:r>
    </w:p>
    <w:p w:rsidR="00000000" w:rsidDel="00000000" w:rsidP="00000000" w:rsidRDefault="00000000" w:rsidRPr="00000000" w14:paraId="00000021">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Outcome: distill protocols down essential parts, and standardize them to the highest degree possible </w:t>
      </w:r>
    </w:p>
    <w:p w:rsidR="00000000" w:rsidDel="00000000" w:rsidP="00000000" w:rsidRDefault="00000000" w:rsidRPr="00000000" w14:paraId="00000022">
      <w:pPr>
        <w:numPr>
          <w:ilvl w:val="0"/>
          <w:numId w:val="6"/>
        </w:numPr>
        <w:ind w:left="720" w:hanging="360"/>
        <w:rPr>
          <w:rFonts w:ascii="Poppins" w:cs="Poppins" w:eastAsia="Poppins" w:hAnsi="Poppins"/>
          <w:sz w:val="20"/>
          <w:szCs w:val="20"/>
          <w:highlight w:val="yellow"/>
        </w:rPr>
      </w:pPr>
      <w:r w:rsidDel="00000000" w:rsidR="00000000" w:rsidRPr="00000000">
        <w:rPr>
          <w:rFonts w:ascii="Poppins" w:cs="Poppins" w:eastAsia="Poppins" w:hAnsi="Poppins"/>
          <w:sz w:val="20"/>
          <w:szCs w:val="20"/>
          <w:highlight w:val="yellow"/>
          <w:rtl w:val="0"/>
        </w:rPr>
        <w:t xml:space="preserve">[Physician Experience] </w:t>
      </w:r>
    </w:p>
    <w:p w:rsidR="00000000" w:rsidDel="00000000" w:rsidP="00000000" w:rsidRDefault="00000000" w:rsidRPr="00000000" w14:paraId="00000023">
      <w:pPr>
        <w:numPr>
          <w:ilvl w:val="1"/>
          <w:numId w:val="6"/>
        </w:numPr>
        <w:ind w:left="144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Primary goal: reduce time physicians spend reviewing cases </w:t>
      </w:r>
    </w:p>
    <w:p w:rsidR="00000000" w:rsidDel="00000000" w:rsidP="00000000" w:rsidRDefault="00000000" w:rsidRPr="00000000" w14:paraId="00000024">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Perform clinician interviews to determine information most useful for charting </w:t>
      </w:r>
    </w:p>
    <w:p w:rsidR="00000000" w:rsidDel="00000000" w:rsidP="00000000" w:rsidRDefault="00000000" w:rsidRPr="00000000" w14:paraId="00000025">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Review UX to optimize for most relevant information on single page, with supporting information relegated in UI </w:t>
      </w:r>
    </w:p>
    <w:p w:rsidR="00000000" w:rsidDel="00000000" w:rsidP="00000000" w:rsidRDefault="00000000" w:rsidRPr="00000000" w14:paraId="00000026">
      <w:pPr>
        <w:numPr>
          <w:ilvl w:val="0"/>
          <w:numId w:val="6"/>
        </w:numPr>
        <w:ind w:left="72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[Authentication &amp; Identity]</w:t>
      </w:r>
    </w:p>
    <w:p w:rsidR="00000000" w:rsidDel="00000000" w:rsidP="00000000" w:rsidRDefault="00000000" w:rsidRPr="00000000" w14:paraId="00000027">
      <w:pPr>
        <w:numPr>
          <w:ilvl w:val="1"/>
          <w:numId w:val="6"/>
        </w:numPr>
        <w:ind w:left="144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Primary goal: simplify auth structure </w:t>
      </w:r>
    </w:p>
    <w:p w:rsidR="00000000" w:rsidDel="00000000" w:rsidP="00000000" w:rsidRDefault="00000000" w:rsidRPr="00000000" w14:paraId="00000028">
      <w:pPr>
        <w:numPr>
          <w:ilvl w:val="2"/>
          <w:numId w:val="6"/>
        </w:numPr>
        <w:ind w:left="2160" w:hanging="360"/>
        <w:rPr>
          <w:rFonts w:ascii="Poppins" w:cs="Poppins" w:eastAsia="Poppins" w:hAnsi="Poppins"/>
          <w:sz w:val="20"/>
          <w:szCs w:val="20"/>
          <w:highlight w:val="yellow"/>
          <w:u w:val="none"/>
        </w:rPr>
      </w:pPr>
      <w:r w:rsidDel="00000000" w:rsidR="00000000" w:rsidRPr="00000000">
        <w:rPr>
          <w:rFonts w:ascii="Poppins" w:cs="Poppins" w:eastAsia="Poppins" w:hAnsi="Poppins"/>
          <w:sz w:val="20"/>
          <w:szCs w:val="20"/>
          <w:highlight w:val="yellow"/>
          <w:rtl w:val="0"/>
        </w:rPr>
        <w:t xml:space="preserve">Determine what permissions are needed from UI level, data templating level, and patient compartment level </w:t>
      </w:r>
    </w:p>
    <w:p w:rsidR="00000000" w:rsidDel="00000000" w:rsidP="00000000" w:rsidRDefault="00000000" w:rsidRPr="00000000" w14:paraId="00000029">
      <w:pPr>
        <w:numPr>
          <w:ilvl w:val="2"/>
          <w:numId w:val="6"/>
        </w:numPr>
        <w:ind w:left="2160" w:hanging="360"/>
        <w:rPr>
          <w:rFonts w:ascii="Poppins" w:cs="Poppins" w:eastAsia="Poppins" w:hAnsi="Poppins"/>
          <w:sz w:val="20"/>
          <w:szCs w:val="20"/>
          <w:highlight w:val="yellow"/>
          <w:u w:val="none"/>
        </w:rPr>
      </w:pPr>
      <w:r w:rsidDel="00000000" w:rsidR="00000000" w:rsidRPr="00000000">
        <w:rPr>
          <w:rtl w:val="0"/>
        </w:rPr>
      </w:r>
    </w:p>
    <w:p w:rsidR="00000000" w:rsidDel="00000000" w:rsidP="00000000" w:rsidRDefault="00000000" w:rsidRPr="00000000" w14:paraId="0000002A">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section outlines key personnel responsible for delivering the business MVP. This helps help Medplum understand who to invite to each workshop session. </w:t>
      </w:r>
    </w:p>
    <w:p w:rsidR="00000000" w:rsidDel="00000000" w:rsidP="00000000" w:rsidRDefault="00000000" w:rsidRPr="00000000" w14:paraId="0000002B">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C">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make a distinction here between </w:t>
      </w:r>
      <w:r w:rsidDel="00000000" w:rsidR="00000000" w:rsidRPr="00000000">
        <w:rPr>
          <w:rFonts w:ascii="Poppins" w:cs="Poppins" w:eastAsia="Poppins" w:hAnsi="Poppins"/>
          <w:b w:val="1"/>
          <w:bCs w:val="1"/>
          <w:sz w:val="20"/>
          <w:szCs w:val="20"/>
          <w:rtl w:val="0"/>
        </w:rPr>
        <w:t xml:space="preserve">owners</w:t>
      </w:r>
      <w:r w:rsidDel="00000000" w:rsidR="00000000" w:rsidRPr="00000000">
        <w:rPr>
          <w:rFonts w:ascii="Poppins" w:cs="Poppins" w:eastAsia="Poppins" w:hAnsi="Poppins"/>
          <w:sz w:val="20"/>
          <w:szCs w:val="20"/>
          <w:rtl w:val="0"/>
        </w:rPr>
        <w:t xml:space="preserve"> and </w:t>
      </w:r>
      <w:r w:rsidDel="00000000" w:rsidR="00000000" w:rsidRPr="00000000">
        <w:rPr>
          <w:rFonts w:ascii="Poppins" w:cs="Poppins" w:eastAsia="Poppins" w:hAnsi="Poppins"/>
          <w:b w:val="1"/>
          <w:bCs w:val="1"/>
          <w:sz w:val="20"/>
          <w:szCs w:val="20"/>
          <w:rtl w:val="0"/>
        </w:rPr>
        <w:t xml:space="preserve">implementers</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D">
      <w:pPr>
        <w:numPr>
          <w:ilvl w:val="0"/>
          <w:numId w:val="3"/>
        </w:numPr>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Owner </w:t>
      </w:r>
      <w:r w:rsidDel="00000000" w:rsidR="00000000" w:rsidRPr="00000000">
        <w:rPr>
          <w:rFonts w:ascii="Poppins" w:cs="Poppins" w:eastAsia="Poppins" w:hAnsi="Poppins"/>
          <w:sz w:val="20"/>
          <w:szCs w:val="20"/>
          <w:rtl w:val="0"/>
        </w:rPr>
        <w:t xml:space="preserve"> - The individual </w:t>
      </w:r>
      <w:r w:rsidDel="00000000" w:rsidR="00000000" w:rsidRPr="00000000">
        <w:rPr>
          <w:rFonts w:ascii="Poppins" w:cs="Poppins" w:eastAsia="Poppins" w:hAnsi="Poppins"/>
          <w:i w:val="1"/>
          <w:iCs w:val="1"/>
          <w:sz w:val="20"/>
          <w:szCs w:val="20"/>
          <w:rtl w:val="0"/>
        </w:rPr>
        <w:t xml:space="preserve">accountable to leadership</w:t>
      </w:r>
      <w:r w:rsidDel="00000000" w:rsidR="00000000" w:rsidRPr="00000000">
        <w:rPr>
          <w:rFonts w:ascii="Poppins" w:cs="Poppins" w:eastAsia="Poppins" w:hAnsi="Poppins"/>
          <w:sz w:val="20"/>
          <w:szCs w:val="20"/>
          <w:rtl w:val="0"/>
        </w:rPr>
        <w:t xml:space="preserve"> for delivering the workstream.</w:t>
      </w:r>
    </w:p>
    <w:p w:rsidR="00000000" w:rsidDel="00000000" w:rsidP="00000000" w:rsidRDefault="00000000" w:rsidRPr="00000000" w14:paraId="0000002E">
      <w:pPr>
        <w:numPr>
          <w:ilvl w:val="0"/>
          <w:numId w:val="3"/>
        </w:numPr>
        <w:ind w:left="720" w:hanging="360"/>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Implementer(s)</w:t>
      </w:r>
      <w:r w:rsidDel="00000000" w:rsidR="00000000" w:rsidRPr="00000000">
        <w:rPr>
          <w:rFonts w:ascii="Poppins" w:cs="Poppins" w:eastAsia="Poppins" w:hAnsi="Poppins"/>
          <w:sz w:val="20"/>
          <w:szCs w:val="20"/>
          <w:rtl w:val="0"/>
        </w:rPr>
        <w:t xml:space="preserve"> - Individual(s) (typically engineers and PMs) who will write code for each workstream.</w:t>
      </w:r>
    </w:p>
    <w:p w:rsidR="00000000" w:rsidDel="00000000" w:rsidP="00000000" w:rsidRDefault="00000000" w:rsidRPr="00000000" w14:paraId="0000002F">
      <w:pPr>
        <w:rPr>
          <w:rFonts w:ascii="Poppins" w:cs="Poppins" w:eastAsia="Poppins" w:hAnsi="Poppins"/>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tcBorders>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Medplum Representative</w:t>
            </w:r>
          </w:p>
        </w:tc>
        <w:tc>
          <w:tcPr>
            <w:tcBorders>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Maddy Li (FDE)</w:t>
            </w:r>
          </w:p>
        </w:tc>
      </w:tr>
      <w:tr>
        <w:trPr>
          <w:cantSplit w:val="0"/>
          <w:tblHeader w:val="0"/>
        </w:trPr>
        <w:tc>
          <w:tcPr>
            <w:tcBorders>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Openloop Executive Sponsor</w:t>
            </w:r>
          </w:p>
        </w:tc>
        <w:tc>
          <w:tcPr>
            <w:tcBorders>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Christian </w:t>
            </w:r>
          </w:p>
        </w:tc>
      </w:tr>
      <w:tr>
        <w:trPr>
          <w:cantSplit w:val="0"/>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Implementation Owner</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Shaun, David</w:t>
            </w:r>
          </w:p>
        </w:tc>
      </w:tr>
      <w:tr>
        <w:trPr>
          <w:cantSplit w:val="0"/>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Customer Onboarding Owner</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Curtis, Jack, (Tonda?)</w:t>
            </w:r>
          </w:p>
        </w:tc>
      </w:tr>
      <w:tr>
        <w:trPr>
          <w:cantSplit w:val="0"/>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Customer Onboarding Implementers</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oppins" w:cs="Poppins" w:eastAsia="Poppins" w:hAnsi="Poppins"/>
                <w:sz w:val="20"/>
                <w:szCs w:val="20"/>
                <w:highlight w:val="yellow"/>
              </w:rPr>
            </w:pPr>
            <w:r w:rsidDel="00000000" w:rsidR="00000000" w:rsidRPr="00000000">
              <w:rPr>
                <w:rtl w:val="0"/>
              </w:rPr>
            </w:r>
          </w:p>
        </w:tc>
      </w:tr>
      <w:tr>
        <w:trPr>
          <w:cantSplit w:val="0"/>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Physician Experience Owner</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Jamie, Katie</w:t>
            </w:r>
          </w:p>
        </w:tc>
      </w:tr>
      <w:tr>
        <w:trPr>
          <w:cantSplit w:val="0"/>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Physician Experience Implementers</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oppins" w:cs="Poppins" w:eastAsia="Poppins" w:hAnsi="Poppins"/>
                <w:sz w:val="20"/>
                <w:szCs w:val="20"/>
                <w:highlight w:val="yellow"/>
              </w:rPr>
            </w:pPr>
            <w:r w:rsidDel="00000000" w:rsidR="00000000" w:rsidRPr="00000000">
              <w:rPr>
                <w:rtl w:val="0"/>
              </w:rPr>
            </w:r>
          </w:p>
        </w:tc>
      </w:tr>
      <w:tr>
        <w:trPr>
          <w:cantSplit w:val="0"/>
          <w:trHeight w:val="495" w:hRule="atLeast"/>
          <w:tblHeader w:val="0"/>
        </w:trPr>
        <w:tc>
          <w:tcPr>
            <w:tcBorders>
              <w:top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Authentication &amp; Identity Owner</w:t>
            </w:r>
          </w:p>
        </w:tc>
        <w:tc>
          <w:tcPr>
            <w:tcBorders>
              <w:top w:color="b7b7b7" w:space="0" w:sz="8" w:val="single"/>
              <w:left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Shaun, David, Curtis</w:t>
            </w:r>
          </w:p>
        </w:tc>
      </w:tr>
      <w:tr>
        <w:trPr>
          <w:cantSplit w:val="0"/>
          <w:tblHeader w:val="0"/>
        </w:trPr>
        <w:tc>
          <w:tcPr>
            <w:tcBorders>
              <w:top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Authentication &amp; Identity Implementers</w:t>
            </w:r>
          </w:p>
        </w:tc>
        <w:tc>
          <w:tcPr>
            <w:tcBorders>
              <w:top w:color="b7b7b7" w:space="0" w:sz="8" w:val="single"/>
              <w:lef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oppins" w:cs="Poppins" w:eastAsia="Poppins" w:hAnsi="Poppins"/>
                <w:sz w:val="20"/>
                <w:szCs w:val="20"/>
                <w:highlight w:val="yellow"/>
              </w:rPr>
            </w:pPr>
            <w:r w:rsidDel="00000000" w:rsidR="00000000" w:rsidRPr="00000000">
              <w:rPr>
                <w:rtl w:val="0"/>
              </w:rPr>
            </w:r>
          </w:p>
        </w:tc>
      </w:tr>
    </w:tbl>
    <w:p w:rsidR="00000000" w:rsidDel="00000000" w:rsidP="00000000" w:rsidRDefault="00000000" w:rsidRPr="00000000" w14:paraId="00000042">
      <w:pPr>
        <w:rPr>
          <w:rFonts w:ascii="Poppins" w:cs="Poppins" w:eastAsia="Poppins" w:hAnsi="Poppins"/>
          <w:sz w:val="20"/>
          <w:szCs w:val="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Heading2"/>
        <w:rPr>
          <w:rFonts w:ascii="Poppins" w:cs="Poppins" w:eastAsia="Poppins" w:hAnsi="Poppins"/>
        </w:rPr>
      </w:pPr>
      <w:bookmarkStart w:colFirst="0" w:colLast="0" w:name="_xby18v4ra73o" w:id="4"/>
      <w:bookmarkEnd w:id="4"/>
      <w:r w:rsidDel="00000000" w:rsidR="00000000" w:rsidRPr="00000000">
        <w:rPr>
          <w:rFonts w:ascii="Poppins" w:cs="Poppins" w:eastAsia="Poppins" w:hAnsi="Poppins"/>
          <w:rtl w:val="0"/>
        </w:rPr>
        <w:t xml:space="preserve">Sessions</w:t>
      </w:r>
    </w:p>
    <w:p w:rsidR="00000000" w:rsidDel="00000000" w:rsidP="00000000" w:rsidRDefault="00000000" w:rsidRPr="00000000" w14:paraId="00000044">
      <w:pPr>
        <w:widowControl w:val="0"/>
        <w:rPr/>
      </w:pPr>
      <w:r w:rsidDel="00000000" w:rsidR="00000000" w:rsidRPr="00000000">
        <w:rPr>
          <w:rtl w:val="0"/>
        </w:rPr>
      </w:r>
    </w:p>
    <w:tbl>
      <w:tblPr>
        <w:tblStyle w:val="Table2"/>
        <w:tblW w:w="1738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455"/>
        <w:gridCol w:w="2475"/>
        <w:gridCol w:w="4095"/>
        <w:gridCol w:w="5670"/>
        <w:gridCol w:w="3690"/>
        <w:tblGridChange w:id="0">
          <w:tblGrid>
            <w:gridCol w:w="1455"/>
            <w:gridCol w:w="2475"/>
            <w:gridCol w:w="4095"/>
            <w:gridCol w:w="5670"/>
            <w:gridCol w:w="3690"/>
          </w:tblGrid>
        </w:tblGridChange>
      </w:tblGrid>
      <w:tr>
        <w:trPr>
          <w:cantSplit w:val="0"/>
          <w:trHeight w:val="540" w:hRule="atLeast"/>
          <w:tblHeader w:val="0"/>
        </w:trPr>
        <w:tc>
          <w:tcPr>
            <w:shd w:fill="cccccc" w:val="clear"/>
            <w:tcMar>
              <w:top w:w="140.0" w:type="dxa"/>
              <w:left w:w="140.0" w:type="dxa"/>
              <w:bottom w:w="140.0" w:type="dxa"/>
              <w:right w:w="140.0" w:type="dxa"/>
            </w:tcMar>
            <w:vAlign w:val="top"/>
          </w:tcPr>
          <w:p w:rsidR="00000000" w:rsidDel="00000000" w:rsidP="00000000" w:rsidRDefault="00000000" w:rsidRPr="00000000" w14:paraId="00000045">
            <w:pPr>
              <w:spacing w:line="240" w:lineRule="auto"/>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Workstream</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46">
            <w:pPr>
              <w:spacing w:line="240" w:lineRule="auto"/>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Sessions</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47">
            <w:pPr>
              <w:spacing w:line="240" w:lineRule="auto"/>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Prerequisites</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48">
            <w:pPr>
              <w:spacing w:line="240" w:lineRule="auto"/>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Topics/Deliverables</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49">
            <w:pPr>
              <w:spacing w:line="240" w:lineRule="auto"/>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Recording</w:t>
            </w:r>
          </w:p>
        </w:tc>
      </w:tr>
      <w:tr>
        <w:trPr>
          <w:cantSplit w:val="0"/>
          <w:trHeight w:val="690" w:hRule="atLeast"/>
          <w:tblHeader w:val="0"/>
        </w:trPr>
        <w:tc>
          <w:tcPr>
            <w:tcMar>
              <w:top w:w="140.0" w:type="dxa"/>
              <w:left w:w="140.0" w:type="dxa"/>
              <w:bottom w:w="140.0" w:type="dxa"/>
              <w:right w:w="140.0" w:type="dxa"/>
            </w:tcMar>
          </w:tcPr>
          <w:p w:rsidR="00000000" w:rsidDel="00000000" w:rsidP="00000000" w:rsidRDefault="00000000" w:rsidRPr="00000000" w14:paraId="0000004A">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Client Onboarding</w:t>
            </w:r>
          </w:p>
        </w:tc>
        <w:tc>
          <w:tcPr>
            <w:tcMar>
              <w:top w:w="140.0" w:type="dxa"/>
              <w:left w:w="140.0" w:type="dxa"/>
              <w:bottom w:w="140.0" w:type="dxa"/>
              <w:right w:w="140.0" w:type="dxa"/>
            </w:tcMar>
          </w:tcPr>
          <w:p w:rsidR="00000000" w:rsidDel="00000000" w:rsidP="00000000" w:rsidRDefault="00000000" w:rsidRPr="00000000" w14:paraId="0000004B">
            <w:pPr>
              <w:widowControl w:val="0"/>
              <w:spacing w:after="100" w:line="180" w:lineRule="auto"/>
              <w:rPr>
                <w:rFonts w:ascii="Cairo" w:cs="Cairo" w:eastAsia="Cairo" w:hAnsi="Cairo"/>
                <w:sz w:val="20"/>
                <w:szCs w:val="20"/>
              </w:rPr>
            </w:pPr>
            <w:hyperlink r:id="rId8">
              <w:r w:rsidDel="00000000" w:rsidR="00000000" w:rsidRPr="00000000">
                <w:rPr>
                  <w:rFonts w:ascii="Cairo" w:cs="Cairo" w:eastAsia="Cairo" w:hAnsi="Cairo"/>
                  <w:color w:val="1155cc"/>
                  <w:sz w:val="20"/>
                  <w:szCs w:val="20"/>
                  <w:u w:val="single"/>
                  <w:rtl w:val="0"/>
                </w:rPr>
                <w:t xml:space="preserve">Intake Form Review</w:t>
              </w:r>
            </w:hyperlink>
            <w:r w:rsidDel="00000000" w:rsidR="00000000" w:rsidRPr="00000000">
              <w:rPr>
                <w:rFonts w:ascii="Cairo" w:cs="Cairo" w:eastAsia="Cairo" w:hAnsi="Cairo"/>
                <w:sz w:val="20"/>
                <w:szCs w:val="20"/>
                <w:rtl w:val="0"/>
              </w:rPr>
              <w:t xml:space="preserve"> </w:t>
            </w:r>
          </w:p>
        </w:tc>
        <w:tc>
          <w:tcPr>
            <w:tcMar>
              <w:top w:w="140.0" w:type="dxa"/>
              <w:left w:w="140.0" w:type="dxa"/>
              <w:bottom w:w="140.0" w:type="dxa"/>
              <w:right w:w="140.0" w:type="dxa"/>
            </w:tcMar>
          </w:tcPr>
          <w:p w:rsidR="00000000" w:rsidDel="00000000" w:rsidP="00000000" w:rsidRDefault="00000000" w:rsidRPr="00000000" w14:paraId="0000004C">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Read </w:t>
            </w:r>
            <w:hyperlink r:id="rId9">
              <w:r w:rsidDel="00000000" w:rsidR="00000000" w:rsidRPr="00000000">
                <w:rPr>
                  <w:rFonts w:ascii="Cairo" w:cs="Cairo" w:eastAsia="Cairo" w:hAnsi="Cairo"/>
                  <w:color w:val="1155cc"/>
                  <w:sz w:val="20"/>
                  <w:szCs w:val="20"/>
                  <w:u w:val="single"/>
                  <w:rtl w:val="0"/>
                </w:rPr>
                <w:t xml:space="preserve">Multi-Tenant MSO</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D">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Review Intake Form variations for customers </w:t>
            </w:r>
          </w:p>
          <w:p w:rsidR="00000000" w:rsidDel="00000000" w:rsidP="00000000" w:rsidRDefault="00000000" w:rsidRPr="00000000" w14:paraId="0000004E">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Separate Forms (Intake, Encounter/charting) into tenancy buckets: Across Openloop, For Vertical, Client Specific </w:t>
            </w:r>
          </w:p>
        </w:tc>
        <w:tc>
          <w:tcPr>
            <w:tcMar>
              <w:top w:w="140.0" w:type="dxa"/>
              <w:left w:w="140.0" w:type="dxa"/>
              <w:bottom w:w="140.0" w:type="dxa"/>
              <w:right w:w="140.0" w:type="dxa"/>
            </w:tcMar>
          </w:tcPr>
          <w:p w:rsidR="00000000" w:rsidDel="00000000" w:rsidP="00000000" w:rsidRDefault="00000000" w:rsidRPr="00000000" w14:paraId="0000004F">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https://fathom.video/calls/367738157</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50">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Physician Experience</w:t>
            </w:r>
          </w:p>
        </w:tc>
        <w:tc>
          <w:tcPr>
            <w:tcMar>
              <w:top w:w="140.0" w:type="dxa"/>
              <w:left w:w="140.0" w:type="dxa"/>
              <w:bottom w:w="140.0" w:type="dxa"/>
              <w:right w:w="140.0" w:type="dxa"/>
            </w:tcMar>
          </w:tcPr>
          <w:p w:rsidR="00000000" w:rsidDel="00000000" w:rsidP="00000000" w:rsidRDefault="00000000" w:rsidRPr="00000000" w14:paraId="00000051">
            <w:pPr>
              <w:widowControl w:val="0"/>
              <w:spacing w:after="100" w:line="180" w:lineRule="auto"/>
              <w:rPr>
                <w:rFonts w:ascii="Cairo" w:cs="Cairo" w:eastAsia="Cairo" w:hAnsi="Cairo"/>
                <w:sz w:val="20"/>
                <w:szCs w:val="20"/>
              </w:rPr>
            </w:pPr>
            <w:hyperlink r:id="rId10">
              <w:r w:rsidDel="00000000" w:rsidR="00000000" w:rsidRPr="00000000">
                <w:rPr>
                  <w:rFonts w:ascii="Cairo" w:cs="Cairo" w:eastAsia="Cairo" w:hAnsi="Cairo"/>
                  <w:color w:val="1155cc"/>
                  <w:sz w:val="20"/>
                  <w:szCs w:val="20"/>
                  <w:u w:val="single"/>
                  <w:rtl w:val="0"/>
                </w:rPr>
                <w:t xml:space="preserve">Care Planning &amp; Encounters</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2">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Read </w:t>
            </w:r>
            <w:hyperlink r:id="rId11">
              <w:r w:rsidDel="00000000" w:rsidR="00000000" w:rsidRPr="00000000">
                <w:rPr>
                  <w:rFonts w:ascii="Cairo" w:cs="Cairo" w:eastAsia="Cairo" w:hAnsi="Cairo"/>
                  <w:color w:val="1155cc"/>
                  <w:sz w:val="20"/>
                  <w:szCs w:val="20"/>
                  <w:u w:val="single"/>
                  <w:rtl w:val="0"/>
                </w:rPr>
                <w:t xml:space="preserve">Modeling Async Encounters</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3">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Review PlanDefinition$apply operation via Medplum Provider application, to translate PlanDefinition into QuestionnaireResponse/ServiceRequest/Task resources</w:t>
            </w:r>
          </w:p>
          <w:p w:rsidR="00000000" w:rsidDel="00000000" w:rsidP="00000000" w:rsidRDefault="00000000" w:rsidRPr="00000000" w14:paraId="00000054">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Discuss how to create main CarePlan and child CarePlans for parts of organization </w:t>
            </w:r>
          </w:p>
        </w:tc>
        <w:tc>
          <w:tcPr>
            <w:tcMar>
              <w:top w:w="140.0" w:type="dxa"/>
              <w:left w:w="140.0" w:type="dxa"/>
              <w:bottom w:w="140.0" w:type="dxa"/>
              <w:right w:w="140.0" w:type="dxa"/>
            </w:tcMar>
          </w:tcPr>
          <w:p w:rsidR="00000000" w:rsidDel="00000000" w:rsidP="00000000" w:rsidRDefault="00000000" w:rsidRPr="00000000" w14:paraId="00000055">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https://fathom.video/calls/369808187w</w:t>
            </w:r>
          </w:p>
        </w:tc>
      </w:tr>
      <w:tr>
        <w:trPr>
          <w:cantSplit w:val="0"/>
          <w:trHeight w:val="361.09999999999775" w:hRule="atLeast"/>
          <w:tblHeader w:val="0"/>
        </w:trPr>
        <w:tc>
          <w:tcPr>
            <w:tcMar>
              <w:top w:w="140.0" w:type="dxa"/>
              <w:left w:w="140.0" w:type="dxa"/>
              <w:bottom w:w="140.0" w:type="dxa"/>
              <w:right w:w="140.0" w:type="dxa"/>
            </w:tcMar>
          </w:tcPr>
          <w:p w:rsidR="00000000" w:rsidDel="00000000" w:rsidP="00000000" w:rsidRDefault="00000000" w:rsidRPr="00000000" w14:paraId="00000056">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Auth</w:t>
            </w:r>
          </w:p>
        </w:tc>
        <w:tc>
          <w:tcPr>
            <w:tcMar>
              <w:top w:w="140.0" w:type="dxa"/>
              <w:left w:w="140.0" w:type="dxa"/>
              <w:bottom w:w="140.0" w:type="dxa"/>
              <w:right w:w="140.0" w:type="dxa"/>
            </w:tcMar>
          </w:tcPr>
          <w:p w:rsidR="00000000" w:rsidDel="00000000" w:rsidP="00000000" w:rsidRDefault="00000000" w:rsidRPr="00000000" w14:paraId="00000057">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Multi-Tenancy</w:t>
            </w:r>
          </w:p>
        </w:tc>
        <w:tc>
          <w:tcPr>
            <w:tcMar>
              <w:top w:w="140.0" w:type="dxa"/>
              <w:left w:w="140.0" w:type="dxa"/>
              <w:bottom w:w="140.0" w:type="dxa"/>
              <w:right w:w="140.0" w:type="dxa"/>
            </w:tcMar>
          </w:tcPr>
          <w:p w:rsidR="00000000" w:rsidDel="00000000" w:rsidP="00000000" w:rsidRDefault="00000000" w:rsidRPr="00000000" w14:paraId="00000058">
            <w:pPr>
              <w:widowControl w:val="0"/>
              <w:spacing w:after="100" w:line="180" w:lineRule="auto"/>
              <w:rPr>
                <w:rFonts w:ascii="Cairo" w:cs="Cairo" w:eastAsia="Cairo" w:hAnsi="Cairo"/>
                <w:color w:val="b7b7b7"/>
                <w:sz w:val="20"/>
                <w:szCs w:val="20"/>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9">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Show how to scope both patient data and PlanDefinition templates into tenancy buckets: Across Openloop, For Vertical, Client Specific </w:t>
            </w:r>
          </w:p>
        </w:tc>
        <w:tc>
          <w:tcPr>
            <w:tcMar>
              <w:top w:w="140.0" w:type="dxa"/>
              <w:left w:w="140.0" w:type="dxa"/>
              <w:bottom w:w="140.0" w:type="dxa"/>
              <w:right w:w="140.0" w:type="dxa"/>
            </w:tcMar>
          </w:tcPr>
          <w:p w:rsidR="00000000" w:rsidDel="00000000" w:rsidP="00000000" w:rsidRDefault="00000000" w:rsidRPr="00000000" w14:paraId="0000005A">
            <w:pPr>
              <w:widowControl w:val="0"/>
              <w:spacing w:after="100" w:line="180" w:lineRule="auto"/>
              <w:rPr>
                <w:rFonts w:ascii="Cairo" w:cs="Cairo" w:eastAsia="Cairo" w:hAnsi="Cairo"/>
                <w:color w:val="b7b7b7"/>
                <w:sz w:val="20"/>
                <w:szCs w:val="20"/>
              </w:rPr>
            </w:pPr>
            <w:r w:rsidDel="00000000" w:rsidR="00000000" w:rsidRPr="00000000">
              <w:rPr>
                <w:rtl w:val="0"/>
              </w:rPr>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5B">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All</w:t>
            </w:r>
          </w:p>
        </w:tc>
        <w:tc>
          <w:tcPr>
            <w:tcMar>
              <w:top w:w="140.0" w:type="dxa"/>
              <w:left w:w="140.0" w:type="dxa"/>
              <w:bottom w:w="140.0" w:type="dxa"/>
              <w:right w:w="140.0" w:type="dxa"/>
            </w:tcMar>
          </w:tcPr>
          <w:p w:rsidR="00000000" w:rsidDel="00000000" w:rsidP="00000000" w:rsidRDefault="00000000" w:rsidRPr="00000000" w14:paraId="0000005C">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Office Hours </w:t>
            </w:r>
          </w:p>
        </w:tc>
        <w:tc>
          <w:tcPr>
            <w:tcMar>
              <w:top w:w="140.0" w:type="dxa"/>
              <w:left w:w="140.0" w:type="dxa"/>
              <w:bottom w:w="140.0" w:type="dxa"/>
              <w:right w:w="140.0" w:type="dxa"/>
            </w:tcMar>
          </w:tcPr>
          <w:p w:rsidR="00000000" w:rsidDel="00000000" w:rsidP="00000000" w:rsidRDefault="00000000" w:rsidRPr="00000000" w14:paraId="0000005D">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Prepare miro of CarePlan structure (main and child), and mark PlanDefinitions to tenancy buckets </w:t>
            </w:r>
          </w:p>
          <w:p w:rsidR="00000000" w:rsidDel="00000000" w:rsidP="00000000" w:rsidRDefault="00000000" w:rsidRPr="00000000" w14:paraId="0000005E">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Perform UX interviews and report on what data was viewed/edited and reasoning. </w:t>
            </w:r>
            <w:hyperlink r:id="rId12">
              <w:r w:rsidDel="00000000" w:rsidR="00000000" w:rsidRPr="00000000">
                <w:rPr>
                  <w:rFonts w:ascii="Cairo" w:cs="Cairo" w:eastAsia="Cairo" w:hAnsi="Cairo"/>
                  <w:color w:val="1155cc"/>
                  <w:sz w:val="20"/>
                  <w:szCs w:val="20"/>
                  <w:u w:val="single"/>
                  <w:rtl w:val="0"/>
                </w:rPr>
                <w:t xml:space="preserve">Template</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F">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Create PlanDefinition resources. Scope PlanDefinitions to correct tenancy level, and create related QuestionnaireResponse/ServiceRequest/Task resources for each PlanDefinition </w:t>
            </w:r>
          </w:p>
          <w:p w:rsidR="00000000" w:rsidDel="00000000" w:rsidP="00000000" w:rsidRDefault="00000000" w:rsidRPr="00000000" w14:paraId="00000060">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Create a Figma/mock of physician charting page, with only clinically relevant information present </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1">
            <w:pPr>
              <w:widowControl w:val="0"/>
              <w:spacing w:after="100" w:line="180" w:lineRule="auto"/>
              <w:rPr>
                <w:rFonts w:ascii="Cairo" w:cs="Cairo" w:eastAsia="Cairo" w:hAnsi="Cairo"/>
                <w:sz w:val="20"/>
                <w:szCs w:val="20"/>
              </w:rPr>
            </w:pPr>
            <w:r w:rsidDel="00000000" w:rsidR="00000000" w:rsidRPr="00000000">
              <w:rPr>
                <w:rtl w:val="0"/>
              </w:rPr>
            </w:r>
          </w:p>
        </w:tc>
      </w:tr>
      <w:tr>
        <w:trPr>
          <w:cantSplit w:val="0"/>
          <w:trHeight w:val="525" w:hRule="atLeast"/>
          <w:tblHeader w:val="0"/>
        </w:trPr>
        <w:tc>
          <w:tcPr>
            <w:tcMar>
              <w:top w:w="140.0" w:type="dxa"/>
              <w:left w:w="140.0" w:type="dxa"/>
              <w:bottom w:w="140.0" w:type="dxa"/>
              <w:right w:w="140.0" w:type="dxa"/>
            </w:tcMar>
          </w:tcPr>
          <w:p w:rsidR="00000000" w:rsidDel="00000000" w:rsidP="00000000" w:rsidRDefault="00000000" w:rsidRPr="00000000" w14:paraId="00000062">
            <w:pPr>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All</w:t>
            </w:r>
          </w:p>
        </w:tc>
        <w:tc>
          <w:tcPr>
            <w:tcMar>
              <w:top w:w="140.0" w:type="dxa"/>
              <w:left w:w="140.0" w:type="dxa"/>
              <w:bottom w:w="140.0" w:type="dxa"/>
              <w:right w:w="140.0" w:type="dxa"/>
            </w:tcMar>
          </w:tcPr>
          <w:p w:rsidR="00000000" w:rsidDel="00000000" w:rsidP="00000000" w:rsidRDefault="00000000" w:rsidRPr="00000000" w14:paraId="00000063">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Demo! </w:t>
            </w:r>
          </w:p>
        </w:tc>
        <w:tc>
          <w:tcPr>
            <w:tcMar>
              <w:top w:w="140.0" w:type="dxa"/>
              <w:left w:w="140.0" w:type="dxa"/>
              <w:bottom w:w="140.0" w:type="dxa"/>
              <w:right w:w="140.0" w:type="dxa"/>
            </w:tcMar>
          </w:tcPr>
          <w:p w:rsidR="00000000" w:rsidDel="00000000" w:rsidP="00000000" w:rsidRDefault="00000000" w:rsidRPr="00000000" w14:paraId="00000064">
            <w:pPr>
              <w:widowControl w:val="0"/>
              <w:spacing w:after="100" w:line="180" w:lineRule="auto"/>
              <w:rPr>
                <w:rFonts w:ascii="Cairo" w:cs="Cairo" w:eastAsia="Cairo" w:hAnsi="Cairo"/>
                <w:sz w:val="20"/>
                <w:szCs w:val="20"/>
              </w:rPr>
            </w:pPr>
            <w:r w:rsidDel="00000000" w:rsidR="00000000" w:rsidRPr="00000000">
              <w:rPr>
                <w:rFonts w:ascii="Cairo" w:cs="Cairo" w:eastAsia="Cairo" w:hAnsi="Cairo"/>
                <w:sz w:val="20"/>
                <w:szCs w:val="20"/>
                <w:rtl w:val="0"/>
              </w:rPr>
              <w:t xml:space="preserve">See Topics/Deliverables for Office Hours Session</w:t>
            </w:r>
          </w:p>
        </w:tc>
        <w:tc>
          <w:tcPr>
            <w:tcMar>
              <w:top w:w="140.0" w:type="dxa"/>
              <w:left w:w="140.0" w:type="dxa"/>
              <w:bottom w:w="140.0" w:type="dxa"/>
              <w:right w:w="140.0" w:type="dxa"/>
            </w:tcMar>
          </w:tcPr>
          <w:p w:rsidR="00000000" w:rsidDel="00000000" w:rsidP="00000000" w:rsidRDefault="00000000" w:rsidRPr="00000000" w14:paraId="00000065">
            <w:pPr>
              <w:spacing w:after="100" w:line="180" w:lineRule="auto"/>
              <w:rPr>
                <w:rFonts w:ascii="Cairo" w:cs="Cairo" w:eastAsia="Cairo" w:hAnsi="Cairo"/>
                <w:sz w:val="20"/>
                <w:szCs w:val="20"/>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6">
            <w:pPr>
              <w:widowControl w:val="0"/>
              <w:spacing w:after="100" w:line="180" w:lineRule="auto"/>
              <w:rPr>
                <w:rFonts w:ascii="Cairo" w:cs="Cairo" w:eastAsia="Cairo" w:hAnsi="Cairo"/>
                <w:sz w:val="20"/>
                <w:szCs w:val="20"/>
              </w:rPr>
            </w:pPr>
            <w:r w:rsidDel="00000000" w:rsidR="00000000" w:rsidRPr="00000000">
              <w:rPr>
                <w:rtl w:val="0"/>
              </w:rPr>
            </w:r>
          </w:p>
        </w:tc>
      </w:tr>
    </w:tbl>
    <w:p w:rsidR="00000000" w:rsidDel="00000000" w:rsidP="00000000" w:rsidRDefault="00000000" w:rsidRPr="00000000" w14:paraId="00000067">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bookmarkStart w:colFirst="0" w:colLast="0" w:name="_giv471rh3rv0" w:id="5"/>
      <w:bookmarkEnd w:id="5"/>
      <w:r w:rsidDel="00000000" w:rsidR="00000000" w:rsidRPr="00000000">
        <w:rPr>
          <w:rFonts w:ascii="Poppins" w:cs="Poppins" w:eastAsia="Poppins" w:hAnsi="Poppins"/>
          <w:highlight w:val="yellow"/>
          <w:rtl w:val="0"/>
        </w:rPr>
        <w:t xml:space="preserve">Open Questions</w:t>
      </w:r>
      <w:r w:rsidDel="00000000" w:rsidR="00000000" w:rsidRPr="00000000">
        <w:rPr>
          <w:rtl w:val="0"/>
        </w:rPr>
      </w:r>
    </w:p>
    <w:p w:rsidR="00000000" w:rsidDel="00000000" w:rsidP="00000000" w:rsidRDefault="00000000" w:rsidRPr="00000000" w14:paraId="0000006A">
      <w:pPr>
        <w:numPr>
          <w:ilvl w:val="0"/>
          <w:numId w:val="14"/>
        </w:numPr>
        <w:ind w:left="720" w:hanging="360"/>
        <w:rPr>
          <w:ins w:author="Maddy Li" w:id="0" w:date="2025-07-30T17:04:15Z"/>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Which patient workflow do we want to onboard first? </w:t>
      </w:r>
      <w:ins w:author="Maddy Li" w:id="0" w:date="2025-07-30T17:04:15Z">
        <w:r w:rsidDel="00000000" w:rsidR="00000000" w:rsidRPr="00000000">
          <w:rPr>
            <w:rtl w:val="0"/>
          </w:rPr>
        </w:r>
      </w:ins>
    </w:p>
    <w:p w:rsidR="00000000" w:rsidDel="00000000" w:rsidP="00000000" w:rsidRDefault="00000000" w:rsidRPr="00000000" w14:paraId="0000006B">
      <w:pPr>
        <w:numPr>
          <w:ilvl w:val="1"/>
          <w:numId w:val="14"/>
        </w:numPr>
        <w:ind w:left="1440" w:hanging="360"/>
        <w:rPr>
          <w:rFonts w:ascii="Poppins" w:cs="Poppins" w:eastAsia="Poppins" w:hAnsi="Poppins"/>
          <w:sz w:val="20"/>
          <w:szCs w:val="20"/>
          <w:u w:val="none"/>
          <w:rPrChange w:author="Maddy Li" w:id="1" w:date="2025-07-30T17:04:17Z">
            <w:rPr>
              <w:rFonts w:ascii="Poppins" w:cs="Poppins" w:eastAsia="Poppins" w:hAnsi="Poppins"/>
              <w:sz w:val="20"/>
              <w:szCs w:val="20"/>
              <w:u w:val="none"/>
            </w:rPr>
          </w:rPrChange>
        </w:rPr>
        <w:pPrChange w:author="Maddy Li" w:id="0" w:date="2025-07-30T17:04:17Z">
          <w:pPr>
            <w:numPr>
              <w:ilvl w:val="0"/>
              <w:numId w:val="14"/>
            </w:numPr>
            <w:ind w:left="720" w:hanging="360"/>
          </w:pPr>
        </w:pPrChange>
      </w:pPr>
      <w:ins w:author="Maddy Li" w:id="0" w:date="2025-07-30T17:04:15Z">
        <w:r w:rsidDel="00000000" w:rsidR="00000000" w:rsidRPr="00000000">
          <w:rPr>
            <w:rFonts w:ascii="Poppins" w:cs="Poppins" w:eastAsia="Poppins" w:hAnsi="Poppins"/>
            <w:sz w:val="20"/>
            <w:szCs w:val="20"/>
            <w:rtl w:val="0"/>
          </w:rPr>
          <w:t xml:space="preserve">Care Paths - start with medical weight loss, understand variations across customers</w:t>
        </w:r>
      </w:ins>
      <w:r w:rsidDel="00000000" w:rsidR="00000000" w:rsidRPr="00000000">
        <w:rPr>
          <w:rtl w:val="0"/>
        </w:rPr>
      </w:r>
    </w:p>
    <w:p w:rsidR="00000000" w:rsidDel="00000000" w:rsidP="00000000" w:rsidRDefault="00000000" w:rsidRPr="00000000" w14:paraId="0000006C">
      <w:pPr>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Proposed workshop workstreams </w:t>
      </w:r>
    </w:p>
    <w:p w:rsidR="00000000" w:rsidDel="00000000" w:rsidP="00000000" w:rsidRDefault="00000000" w:rsidRPr="00000000" w14:paraId="0000006D">
      <w:pPr>
        <w:numPr>
          <w:ilvl w:val="0"/>
          <w:numId w:val="5"/>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w:t>
      </w:r>
      <w:ins w:author="Maddy Li" w:id="2" w:date="2025-07-30T16:59:24Z">
        <w:r w:rsidDel="00000000" w:rsidR="00000000" w:rsidRPr="00000000">
          <w:rPr>
            <w:rFonts w:ascii="Poppins" w:cs="Poppins" w:eastAsia="Poppins" w:hAnsi="Poppins"/>
            <w:sz w:val="20"/>
            <w:szCs w:val="20"/>
            <w:rtl w:val="0"/>
          </w:rPr>
          <w:t xml:space="preserve">Client</w:t>
        </w:r>
      </w:ins>
      <w:del w:author="Maddy Li" w:id="2" w:date="2025-07-30T16:59:24Z">
        <w:r w:rsidDel="00000000" w:rsidR="00000000" w:rsidRPr="00000000">
          <w:rPr>
            <w:rFonts w:ascii="Poppins" w:cs="Poppins" w:eastAsia="Poppins" w:hAnsi="Poppins"/>
            <w:sz w:val="20"/>
            <w:szCs w:val="20"/>
            <w:rtl w:val="0"/>
          </w:rPr>
          <w:delText xml:space="preserve">Customer</w:delText>
        </w:r>
      </w:del>
      <w:r w:rsidDel="00000000" w:rsidR="00000000" w:rsidRPr="00000000">
        <w:rPr>
          <w:rFonts w:ascii="Poppins" w:cs="Poppins" w:eastAsia="Poppins" w:hAnsi="Poppins"/>
          <w:sz w:val="20"/>
          <w:szCs w:val="20"/>
          <w:rtl w:val="0"/>
        </w:rPr>
        <w:t xml:space="preserve"> Onboarding] </w:t>
      </w:r>
      <w:r w:rsidDel="00000000" w:rsidR="00000000" w:rsidRPr="00000000">
        <w:rPr>
          <w:rFonts w:ascii="Poppins" w:cs="Poppins" w:eastAsia="Poppins" w:hAnsi="Poppins"/>
          <w:sz w:val="20"/>
          <w:szCs w:val="20"/>
          <w:rtl w:val="0"/>
        </w:rPr>
        <w:t xml:space="preserve">How do I onboard a new customer, with the correct templates and access? </w:t>
      </w:r>
    </w:p>
    <w:p w:rsidR="00000000" w:rsidDel="00000000" w:rsidP="00000000" w:rsidRDefault="00000000" w:rsidRPr="00000000" w14:paraId="0000006E">
      <w:pPr>
        <w:numPr>
          <w:ilvl w:val="1"/>
          <w:numId w:val="5"/>
        </w:numPr>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How do I set up current customers? What resources should be shared across customers? Across all customers? </w:t>
      </w:r>
    </w:p>
    <w:p w:rsidR="00000000" w:rsidDel="00000000" w:rsidP="00000000" w:rsidRDefault="00000000" w:rsidRPr="00000000" w14:paraId="0000006F">
      <w:pPr>
        <w:numPr>
          <w:ilvl w:val="1"/>
          <w:numId w:val="5"/>
        </w:numPr>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What is your tenanting model? </w:t>
      </w:r>
    </w:p>
    <w:p w:rsidR="00000000" w:rsidDel="00000000" w:rsidP="00000000" w:rsidRDefault="00000000" w:rsidRPr="00000000" w14:paraId="00000070">
      <w:pPr>
        <w:numPr>
          <w:ilvl w:val="1"/>
          <w:numId w:val="5"/>
        </w:numPr>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What access policies do I need to set up, and how do I administer them? </w:t>
      </w:r>
    </w:p>
    <w:p w:rsidR="00000000" w:rsidDel="00000000" w:rsidP="00000000" w:rsidRDefault="00000000" w:rsidRPr="00000000" w14:paraId="00000071">
      <w:pPr>
        <w:numPr>
          <w:ilvl w:val="1"/>
          <w:numId w:val="5"/>
        </w:numPr>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When I set up a new physician: </w:t>
      </w:r>
    </w:p>
    <w:p w:rsidR="00000000" w:rsidDel="00000000" w:rsidP="00000000" w:rsidRDefault="00000000" w:rsidRPr="00000000" w14:paraId="00000072">
      <w:pPr>
        <w:numPr>
          <w:ilvl w:val="2"/>
          <w:numId w:val="5"/>
        </w:numPr>
        <w:ind w:left="216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 are credentialing and roles handled? </w:t>
      </w:r>
    </w:p>
    <w:p w:rsidR="00000000" w:rsidDel="00000000" w:rsidP="00000000" w:rsidRDefault="00000000" w:rsidRPr="00000000" w14:paraId="00000073">
      <w:pPr>
        <w:numPr>
          <w:ilvl w:val="2"/>
          <w:numId w:val="5"/>
        </w:numPr>
        <w:ind w:left="2160" w:hanging="360"/>
        <w:rPr>
          <w:ins w:author="Maddy Li" w:id="3" w:date="2025-07-30T17:09:06Z"/>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How will auth be handled? (on behalf of) </w:t>
      </w:r>
      <w:ins w:author="Maddy Li" w:id="3" w:date="2025-07-30T17:09:06Z">
        <w:r w:rsidDel="00000000" w:rsidR="00000000" w:rsidRPr="00000000">
          <w:rPr>
            <w:rtl w:val="0"/>
          </w:rPr>
        </w:r>
      </w:ins>
    </w:p>
    <w:p w:rsidR="00000000" w:rsidDel="00000000" w:rsidP="00000000" w:rsidRDefault="00000000" w:rsidRPr="00000000" w14:paraId="00000074">
      <w:pPr>
        <w:numPr>
          <w:ilvl w:val="1"/>
          <w:numId w:val="5"/>
        </w:numPr>
        <w:ind w:left="1440" w:hanging="360"/>
        <w:rPr>
          <w:rFonts w:ascii="Poppins" w:cs="Poppins" w:eastAsia="Poppins" w:hAnsi="Poppins"/>
          <w:sz w:val="20"/>
          <w:szCs w:val="20"/>
          <w:u w:val="none"/>
          <w:rPrChange w:author="Maddy Li" w:id="4" w:date="2025-07-30T17:09:08Z">
            <w:rPr>
              <w:rFonts w:ascii="Poppins" w:cs="Poppins" w:eastAsia="Poppins" w:hAnsi="Poppins"/>
              <w:sz w:val="20"/>
              <w:szCs w:val="20"/>
              <w:u w:val="none"/>
            </w:rPr>
          </w:rPrChange>
        </w:rPr>
        <w:pPrChange w:author="Maddy Li" w:id="0" w:date="2025-07-30T17:09:08Z">
          <w:pPr>
            <w:numPr>
              <w:ilvl w:val="2"/>
              <w:numId w:val="5"/>
            </w:numPr>
            <w:ind w:left="2160" w:hanging="360"/>
          </w:pPr>
        </w:pPrChange>
      </w:pPr>
      <w:ins w:author="Maddy Li" w:id="3" w:date="2025-07-30T17:09:06Z">
        <w:r w:rsidDel="00000000" w:rsidR="00000000" w:rsidRPr="00000000">
          <w:rPr>
            <w:rFonts w:ascii="Poppins" w:cs="Poppins" w:eastAsia="Poppins" w:hAnsi="Poppins"/>
            <w:sz w:val="20"/>
            <w:szCs w:val="20"/>
            <w:rtl w:val="0"/>
          </w:rPr>
          <w:t xml:space="preserve">Medications vary across clients in the medical weight loss </w:t>
        </w:r>
      </w:ins>
      <w:r w:rsidDel="00000000" w:rsidR="00000000" w:rsidRPr="00000000">
        <w:rPr>
          <w:rtl w:val="0"/>
        </w:rPr>
      </w:r>
    </w:p>
    <w:p w:rsidR="00000000" w:rsidDel="00000000" w:rsidP="00000000" w:rsidRDefault="00000000" w:rsidRPr="00000000" w14:paraId="00000075">
      <w:pPr>
        <w:numPr>
          <w:ilvl w:val="0"/>
          <w:numId w:val="5"/>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[Physician Experience] How do I cut down the time a physician spends reviewing a case? </w:t>
      </w:r>
    </w:p>
    <w:p w:rsidR="00000000" w:rsidDel="00000000" w:rsidP="00000000" w:rsidRDefault="00000000" w:rsidRPr="00000000" w14:paraId="00000076">
      <w:pPr>
        <w:numPr>
          <w:ilvl w:val="1"/>
          <w:numId w:val="5"/>
        </w:numPr>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How do I reduce the number of clicks a physician needs to do in order to review all the relevant details?</w:t>
      </w:r>
      <w:ins w:author="Maddy Li" w:id="5" w:date="2025-07-30T16:49:50Z">
        <w:r w:rsidDel="00000000" w:rsidR="00000000" w:rsidRPr="00000000">
          <w:rPr>
            <w:rFonts w:ascii="Poppins" w:cs="Poppins" w:eastAsia="Poppins" w:hAnsi="Poppins"/>
            <w:sz w:val="20"/>
            <w:szCs w:val="20"/>
            <w:rtl w:val="0"/>
          </w:rPr>
          <w:t xml:space="preserve"> (Steve- reimagination of the flows) </w:t>
        </w:r>
      </w:ins>
      <w:r w:rsidDel="00000000" w:rsidR="00000000" w:rsidRPr="00000000">
        <w:rPr>
          <w:rtl w:val="0"/>
        </w:rPr>
      </w:r>
    </w:p>
    <w:p w:rsidR="00000000" w:rsidDel="00000000" w:rsidP="00000000" w:rsidRDefault="00000000" w:rsidRPr="00000000" w14:paraId="00000077">
      <w:pPr>
        <w:numPr>
          <w:ilvl w:val="0"/>
          <w:numId w:val="5"/>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[Clinical Ops] How can I track and automate clinical operations tasks? </w:t>
      </w:r>
    </w:p>
    <w:p w:rsidR="00000000" w:rsidDel="00000000" w:rsidP="00000000" w:rsidRDefault="00000000" w:rsidRPr="00000000" w14:paraId="00000078">
      <w:pPr>
        <w:numPr>
          <w:ilvl w:val="0"/>
          <w:numId w:val="5"/>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[Analytics] KPIs (TAT, time-to-first-response, etc)</w:t>
      </w:r>
    </w:p>
    <w:p w:rsidR="00000000" w:rsidDel="00000000" w:rsidP="00000000" w:rsidRDefault="00000000" w:rsidRPr="00000000" w14:paraId="00000079">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A">
      <w:pPr>
        <w:rPr>
          <w:ins w:author="Maddy Li" w:id="6" w:date="2025-07-30T16:52:25Z"/>
          <w:rFonts w:ascii="Poppins" w:cs="Poppins" w:eastAsia="Poppins" w:hAnsi="Poppins"/>
          <w:sz w:val="20"/>
          <w:szCs w:val="20"/>
        </w:rPr>
      </w:pPr>
      <w:ins w:author="Maddy Li" w:id="6" w:date="2025-07-30T16:52:25Z">
        <w:r w:rsidDel="00000000" w:rsidR="00000000" w:rsidRPr="00000000">
          <w:rPr>
            <w:rFonts w:ascii="Poppins" w:cs="Poppins" w:eastAsia="Poppins" w:hAnsi="Poppins"/>
            <w:sz w:val="20"/>
            <w:szCs w:val="20"/>
            <w:rtl w:val="0"/>
          </w:rPr>
          <w:t xml:space="preserve">Input from Openloop team: </w:t>
        </w:r>
      </w:ins>
    </w:p>
    <w:p w:rsidR="00000000" w:rsidDel="00000000" w:rsidP="00000000" w:rsidRDefault="00000000" w:rsidRPr="00000000" w14:paraId="0000007B">
      <w:pPr>
        <w:numPr>
          <w:ilvl w:val="0"/>
          <w:numId w:val="7"/>
        </w:numPr>
        <w:ind w:left="72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Steve: organization has a general fixation on patient journey </w:t>
        </w:r>
      </w:ins>
    </w:p>
    <w:p w:rsidR="00000000" w:rsidDel="00000000" w:rsidP="00000000" w:rsidRDefault="00000000" w:rsidRPr="00000000" w14:paraId="0000007C">
      <w:pPr>
        <w:numPr>
          <w:ilvl w:val="0"/>
          <w:numId w:val="7"/>
        </w:numPr>
        <w:ind w:left="72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Christian: wants to understand how to deploy templates for workflows. This is to be addressed as part of the Client Onboarding flow, where we determine how information is shared across organizations </w:t>
        </w:r>
      </w:ins>
    </w:p>
    <w:p w:rsidR="00000000" w:rsidDel="00000000" w:rsidP="00000000" w:rsidRDefault="00000000" w:rsidRPr="00000000" w14:paraId="0000007D">
      <w:pPr>
        <w:numPr>
          <w:ilvl w:val="0"/>
          <w:numId w:val="7"/>
        </w:numPr>
        <w:ind w:left="72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Curtis: rundown of auth structure </w:t>
        </w:r>
      </w:ins>
    </w:p>
    <w:p w:rsidR="00000000" w:rsidDel="00000000" w:rsidP="00000000" w:rsidRDefault="00000000" w:rsidRPr="00000000" w14:paraId="0000007E">
      <w:pPr>
        <w:numPr>
          <w:ilvl w:val="1"/>
          <w:numId w:val="7"/>
        </w:numPr>
        <w:ind w:left="144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Each provider has a suborganization membership (from Healthie) </w:t>
        </w:r>
      </w:ins>
    </w:p>
    <w:p w:rsidR="00000000" w:rsidDel="00000000" w:rsidP="00000000" w:rsidRDefault="00000000" w:rsidRPr="00000000" w14:paraId="0000007F">
      <w:pPr>
        <w:numPr>
          <w:ilvl w:val="1"/>
          <w:numId w:val="7"/>
        </w:numPr>
        <w:ind w:left="144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Provider sessions are scoped to sub-org, Openloop layer handles the transitions across sub-orgs </w:t>
        </w:r>
      </w:ins>
    </w:p>
    <w:p w:rsidR="00000000" w:rsidDel="00000000" w:rsidP="00000000" w:rsidRDefault="00000000" w:rsidRPr="00000000" w14:paraId="00000080">
      <w:pPr>
        <w:numPr>
          <w:ilvl w:val="1"/>
          <w:numId w:val="7"/>
        </w:numPr>
        <w:ind w:left="1440" w:hanging="360"/>
        <w:rPr>
          <w:ins w:author="Maddy Li" w:id="6" w:date="2025-07-30T16:52:25Z"/>
          <w:rFonts w:ascii="Poppins" w:cs="Poppins" w:eastAsia="Poppins" w:hAnsi="Poppins"/>
          <w:sz w:val="20"/>
          <w:szCs w:val="20"/>
          <w:u w:val="none"/>
        </w:rPr>
      </w:pPr>
      <w:ins w:author="Maddy Li" w:id="6" w:date="2025-07-30T16:52:25Z">
        <w:r w:rsidDel="00000000" w:rsidR="00000000" w:rsidRPr="00000000">
          <w:rPr>
            <w:rFonts w:ascii="Poppins" w:cs="Poppins" w:eastAsia="Poppins" w:hAnsi="Poppins"/>
            <w:sz w:val="20"/>
            <w:szCs w:val="20"/>
            <w:rtl w:val="0"/>
          </w:rPr>
          <w:t xml:space="preserve">Plan to move to Okta</w:t>
        </w:r>
      </w:ins>
    </w:p>
    <w:p w:rsidR="00000000" w:rsidDel="00000000" w:rsidP="00000000" w:rsidRDefault="00000000" w:rsidRPr="00000000" w14:paraId="00000081">
      <w:pPr>
        <w:ind w:left="0" w:firstLine="0"/>
        <w:rPr>
          <w:del w:author="Maddy Li" w:id="7" w:date="2025-07-30T17:02:51Z"/>
          <w:rFonts w:ascii="Arial" w:cs="Arial" w:eastAsia="Arial" w:hAnsi="Arial"/>
          <w:b w:val="0"/>
          <w:bCs w:val="0"/>
          <w:i w:val="0"/>
          <w:iCs w:val="0"/>
          <w:smallCaps w:val="0"/>
          <w:strike w:val="0"/>
          <w:color w:val="000000"/>
          <w:sz w:val="22"/>
          <w:szCs w:val="22"/>
          <w:u w:val="none"/>
          <w:shd w:fill="auto" w:val="clear"/>
          <w:vertAlign w:val="baseline"/>
          <w:rPrChange w:author="Maddy Li" w:id="8" w:date="2025-07-30T17:02:51Z">
            <w:rPr>
              <w:rFonts w:ascii="Poppins" w:cs="Poppins" w:eastAsia="Poppins" w:hAnsi="Poppins"/>
              <w:sz w:val="20"/>
              <w:szCs w:val="20"/>
              <w:u w:val="none"/>
            </w:rPr>
          </w:rPrChange>
        </w:rPr>
        <w:pPrChange w:author="Maddy Li" w:id="0" w:date="2025-07-30T17:02:51Z">
          <w:pPr>
            <w:numPr>
              <w:ilvl w:val="0"/>
              <w:numId w:val="5"/>
            </w:numPr>
            <w:ind w:left="720" w:hanging="360"/>
          </w:pPr>
        </w:pPrChange>
      </w:pPr>
      <w:ins w:author="Maddy Li" w:id="6" w:date="2025-07-30T16:52:25Z">
        <w:del w:author="Maddy Li" w:id="7" w:date="2025-07-30T17:02:51Z">
          <w:r w:rsidDel="00000000" w:rsidR="00000000" w:rsidRPr="00000000">
            <w:rPr>
              <w:rFonts w:ascii="Poppins" w:cs="Poppins" w:eastAsia="Poppins" w:hAnsi="Poppins"/>
              <w:sz w:val="20"/>
              <w:szCs w:val="20"/>
              <w:rtl w:val="0"/>
            </w:rPr>
            <w:delText xml:space="preserve">(Steve - fixation on patient journey) </w:delText>
          </w:r>
        </w:del>
      </w:ins>
      <w:del w:author="Maddy Li" w:id="7" w:date="2025-07-30T17:02:51Z">
        <w:r w:rsidDel="00000000" w:rsidR="00000000" w:rsidRPr="00000000">
          <w:rPr>
            <w:rtl w:val="0"/>
          </w:rPr>
        </w:r>
      </w:del>
    </w:p>
    <w:p w:rsidR="00000000" w:rsidDel="00000000" w:rsidP="00000000" w:rsidRDefault="00000000" w:rsidRPr="00000000" w14:paraId="00000082">
      <w:pPr>
        <w:ind w:left="720" w:firstLine="0"/>
        <w:rPr>
          <w:ins w:author="Maddy Li" w:id="7" w:date="2025-07-30T17:02:51Z"/>
          <w:del w:author="Maddy Li" w:id="7" w:date="2025-07-30T17:02:51Z"/>
          <w:rFonts w:ascii="Poppins" w:cs="Poppins" w:eastAsia="Poppins" w:hAnsi="Poppins"/>
          <w:sz w:val="20"/>
          <w:szCs w:val="20"/>
        </w:rPr>
      </w:pPr>
      <w:ins w:author="Maddy Li" w:id="7" w:date="2025-07-30T17:02:51Z">
        <w:del w:author="Maddy Li" w:id="7" w:date="2025-07-30T17:02:51Z">
          <w:r w:rsidDel="00000000" w:rsidR="00000000" w:rsidRPr="00000000">
            <w:rPr>
              <w:rtl w:val="0"/>
            </w:rPr>
          </w:r>
        </w:del>
      </w:ins>
    </w:p>
    <w:p w:rsidR="00000000" w:rsidDel="00000000" w:rsidP="00000000" w:rsidRDefault="00000000" w:rsidRPr="00000000" w14:paraId="00000083">
      <w:pPr>
        <w:ind w:left="720" w:firstLine="0"/>
        <w:rPr>
          <w:ins w:author="Maddy Li" w:id="7" w:date="2025-07-30T17:02:51Z"/>
          <w:del w:author="Maddy Li" w:id="7" w:date="2025-07-30T17:02:51Z"/>
          <w:rFonts w:ascii="Poppins" w:cs="Poppins" w:eastAsia="Poppins" w:hAnsi="Poppins"/>
          <w:sz w:val="20"/>
          <w:szCs w:val="20"/>
        </w:rPr>
      </w:pPr>
      <w:ins w:author="Maddy Li" w:id="7" w:date="2025-07-30T17:02:51Z">
        <w:del w:author="Maddy Li" w:id="7" w:date="2025-07-30T17:02:51Z">
          <w:r w:rsidDel="00000000" w:rsidR="00000000" w:rsidRPr="00000000">
            <w:rPr>
              <w:rFonts w:ascii="Poppins" w:cs="Poppins" w:eastAsia="Poppins" w:hAnsi="Poppins"/>
              <w:sz w:val="20"/>
              <w:szCs w:val="20"/>
              <w:rtl w:val="0"/>
            </w:rPr>
            <w:delText xml:space="preserve">[Christian - how to deploy templates for workflows] </w:delText>
          </w:r>
        </w:del>
      </w:ins>
    </w:p>
    <w:p w:rsidR="00000000" w:rsidDel="00000000" w:rsidP="00000000" w:rsidRDefault="00000000" w:rsidRPr="00000000" w14:paraId="00000084">
      <w:pPr>
        <w:ind w:left="720" w:firstLine="0"/>
        <w:rPr>
          <w:ins w:author="Maddy Li" w:id="7" w:date="2025-07-30T17:02:51Z"/>
          <w:del w:author="Maddy Li" w:id="7" w:date="2025-07-30T17:02:51Z"/>
          <w:rFonts w:ascii="Poppins" w:cs="Poppins" w:eastAsia="Poppins" w:hAnsi="Poppins"/>
          <w:sz w:val="20"/>
          <w:szCs w:val="20"/>
        </w:rPr>
      </w:pPr>
      <w:ins w:author="Maddy Li" w:id="7" w:date="2025-07-30T17:02:51Z">
        <w:del w:author="Maddy Li" w:id="7" w:date="2025-07-30T17:02:51Z">
          <w:r w:rsidDel="00000000" w:rsidR="00000000" w:rsidRPr="00000000">
            <w:rPr>
              <w:rFonts w:ascii="Poppins" w:cs="Poppins" w:eastAsia="Poppins" w:hAnsi="Poppins"/>
              <w:sz w:val="20"/>
              <w:szCs w:val="20"/>
              <w:rtl w:val="0"/>
            </w:rPr>
            <w:delText xml:space="preserve">[Curtis - auth</w:delText>
            <w:br w:type="textWrapping"/>
            <w:tab/>
            <w:delText xml:space="preserve">- each provider has a suborganization membership </w:delText>
          </w:r>
        </w:del>
      </w:ins>
    </w:p>
    <w:p w:rsidR="00000000" w:rsidDel="00000000" w:rsidP="00000000" w:rsidRDefault="00000000" w:rsidRPr="00000000" w14:paraId="00000085">
      <w:pPr>
        <w:numPr>
          <w:ilvl w:val="0"/>
          <w:numId w:val="2"/>
        </w:numPr>
        <w:ind w:left="2160" w:hanging="360"/>
        <w:rPr>
          <w:ins w:author="Maddy Li" w:id="7" w:date="2025-07-30T17:02:51Z"/>
          <w:del w:author="Maddy Li" w:id="7" w:date="2025-07-30T17:02:51Z"/>
          <w:rFonts w:ascii="Poppins" w:cs="Poppins" w:eastAsia="Poppins" w:hAnsi="Poppins"/>
          <w:sz w:val="20"/>
          <w:szCs w:val="20"/>
          <w:u w:val="none"/>
        </w:rPr>
      </w:pPr>
      <w:ins w:author="Maddy Li" w:id="7" w:date="2025-07-30T17:02:51Z">
        <w:del w:author="Maddy Li" w:id="7" w:date="2025-07-30T17:02:51Z">
          <w:r w:rsidDel="00000000" w:rsidR="00000000" w:rsidRPr="00000000">
            <w:rPr>
              <w:rFonts w:ascii="Poppins" w:cs="Poppins" w:eastAsia="Poppins" w:hAnsi="Poppins"/>
              <w:sz w:val="20"/>
              <w:szCs w:val="20"/>
              <w:rtl w:val="0"/>
            </w:rPr>
            <w:delText xml:space="preserve">Session is scoped to a sub-org </w:delText>
          </w:r>
        </w:del>
      </w:ins>
    </w:p>
    <w:p w:rsidR="00000000" w:rsidDel="00000000" w:rsidP="00000000" w:rsidRDefault="00000000" w:rsidRPr="00000000" w14:paraId="00000086">
      <w:pPr>
        <w:numPr>
          <w:ilvl w:val="0"/>
          <w:numId w:val="2"/>
        </w:numPr>
        <w:ind w:left="2160" w:hanging="360"/>
        <w:rPr>
          <w:ins w:author="Maddy Li" w:id="7" w:date="2025-07-30T17:02:51Z"/>
          <w:del w:author="Maddy Li" w:id="7" w:date="2025-07-30T17:02:51Z"/>
          <w:rFonts w:ascii="Poppins" w:cs="Poppins" w:eastAsia="Poppins" w:hAnsi="Poppins"/>
          <w:sz w:val="20"/>
          <w:szCs w:val="20"/>
          <w:u w:val="none"/>
        </w:rPr>
      </w:pPr>
      <w:ins w:author="Maddy Li" w:id="7" w:date="2025-07-30T17:02:51Z">
        <w:del w:author="Maddy Li" w:id="7" w:date="2025-07-30T17:02:51Z">
          <w:r w:rsidDel="00000000" w:rsidR="00000000" w:rsidRPr="00000000">
            <w:rPr>
              <w:rFonts w:ascii="Poppins" w:cs="Poppins" w:eastAsia="Poppins" w:hAnsi="Poppins"/>
              <w:sz w:val="20"/>
              <w:szCs w:val="20"/>
              <w:rtl w:val="0"/>
            </w:rPr>
            <w:delText xml:space="preserve">Integration with Healthie that handles this transition across sub-orgs </w:delText>
          </w:r>
        </w:del>
      </w:ins>
    </w:p>
    <w:p w:rsidR="00000000" w:rsidDel="00000000" w:rsidP="00000000" w:rsidRDefault="00000000" w:rsidRPr="00000000" w14:paraId="00000087">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Change w:author="Maddy Li" w:id="9" w:date="2025-07-30T17:13:13Z">
            <w:rPr>
              <w:rFonts w:ascii="Poppins" w:cs="Poppins" w:eastAsia="Poppins" w:hAnsi="Poppins"/>
              <w:sz w:val="20"/>
              <w:szCs w:val="20"/>
            </w:rPr>
          </w:rPrChange>
        </w:rPr>
        <w:pPrChange w:author="Maddy Li" w:id="0" w:date="2025-07-30T17:13:13Z">
          <w:pPr>
            <w:ind w:left="720" w:firstLine="0"/>
          </w:pPr>
        </w:pPrChange>
      </w:pPr>
      <w:ins w:author="Maddy Li" w:id="7" w:date="2025-07-30T17:02:51Z">
        <w:del w:author="Maddy Li" w:id="7" w:date="2025-07-30T17:02:51Z">
          <w:r w:rsidDel="00000000" w:rsidR="00000000" w:rsidRPr="00000000">
            <w:rPr>
              <w:rFonts w:ascii="Poppins" w:cs="Poppins" w:eastAsia="Poppins" w:hAnsi="Poppins"/>
              <w:sz w:val="20"/>
              <w:szCs w:val="20"/>
              <w:rtl w:val="0"/>
            </w:rPr>
            <w:delText xml:space="preserve">Provisioning access to Okta, where does their memberships live </w:delText>
            <w:br w:type="textWrapping"/>
            <w:delText xml:space="preserve">]</w:delText>
          </w:r>
        </w:del>
      </w:ins>
      <w:r w:rsidDel="00000000" w:rsidR="00000000" w:rsidRPr="00000000">
        <w:rPr>
          <w:rtl w:val="0"/>
        </w:rPr>
      </w:r>
    </w:p>
    <w:p w:rsidR="00000000" w:rsidDel="00000000" w:rsidP="00000000" w:rsidRDefault="00000000" w:rsidRPr="00000000" w14:paraId="0000008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9">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Tracking items: </w:t>
      </w:r>
    </w:p>
    <w:p w:rsidR="00000000" w:rsidDel="00000000" w:rsidP="00000000" w:rsidRDefault="00000000" w:rsidRPr="00000000" w14:paraId="0000008A">
      <w:pPr>
        <w:numPr>
          <w:ilvl w:val="0"/>
          <w:numId w:val="1"/>
        </w:numPr>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Prescribing and labs workflows </w:t>
      </w:r>
    </w:p>
    <w:p w:rsidR="00000000" w:rsidDel="00000000" w:rsidP="00000000" w:rsidRDefault="00000000" w:rsidRPr="00000000" w14:paraId="0000008B">
      <w:pPr>
        <w:numPr>
          <w:ilvl w:val="0"/>
          <w:numId w:val="1"/>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Data Migration</w:t>
      </w:r>
    </w:p>
    <w:p w:rsidR="00000000" w:rsidDel="00000000" w:rsidP="00000000" w:rsidRDefault="00000000" w:rsidRPr="00000000" w14:paraId="0000008C">
      <w:pPr>
        <w:numPr>
          <w:ilvl w:val="0"/>
          <w:numId w:val="1"/>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Integrations : Labs, eRx, RCM</w:t>
      </w:r>
    </w:p>
    <w:p w:rsidR="00000000" w:rsidDel="00000000" w:rsidP="00000000" w:rsidRDefault="00000000" w:rsidRPr="00000000" w14:paraId="0000008D">
      <w:pPr>
        <w:numPr>
          <w:ilvl w:val="0"/>
          <w:numId w:val="1"/>
        </w:numPr>
        <w:ind w:left="720" w:hanging="360"/>
        <w:rPr>
          <w:ins w:author="Maddy Li" w:id="10" w:date="2025-07-30T17:06:48Z"/>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Automation of reminders, notifications, etc. </w:t>
      </w:r>
      <w:ins w:author="Maddy Li" w:id="10" w:date="2025-07-30T17:06:48Z">
        <w:r w:rsidDel="00000000" w:rsidR="00000000" w:rsidRPr="00000000">
          <w:rPr>
            <w:rtl w:val="0"/>
          </w:rPr>
        </w:r>
      </w:ins>
    </w:p>
    <w:p w:rsidR="00000000" w:rsidDel="00000000" w:rsidP="00000000" w:rsidRDefault="00000000" w:rsidRPr="00000000" w14:paraId="0000008E">
      <w:pPr>
        <w:numPr>
          <w:ilvl w:val="0"/>
          <w:numId w:val="1"/>
        </w:numPr>
        <w:ind w:left="720" w:hanging="360"/>
        <w:rPr>
          <w:rFonts w:ascii="Poppins" w:cs="Poppins" w:eastAsia="Poppins" w:hAnsi="Poppins"/>
          <w:sz w:val="20"/>
          <w:szCs w:val="20"/>
          <w:u w:val="none"/>
        </w:rPr>
      </w:pPr>
      <w:ins w:author="Maddy Li" w:id="10" w:date="2025-07-30T17:06:48Z">
        <w:r w:rsidDel="00000000" w:rsidR="00000000" w:rsidRPr="00000000">
          <w:rPr>
            <w:rFonts w:ascii="Poppins" w:cs="Poppins" w:eastAsia="Poppins" w:hAnsi="Poppins"/>
            <w:sz w:val="20"/>
            <w:szCs w:val="20"/>
            <w:rtl w:val="0"/>
          </w:rPr>
          <w:t xml:space="preserve">Controlled substances - TRT (make sure to consider variations across customers, can partially be addressed by weight loss vertical’s variation) </w:t>
        </w:r>
      </w:ins>
      <w:r w:rsidDel="00000000" w:rsidR="00000000" w:rsidRPr="00000000">
        <w:rPr>
          <w:rtl w:val="0"/>
        </w:rPr>
      </w:r>
    </w:p>
    <w:p w:rsidR="00000000" w:rsidDel="00000000" w:rsidP="00000000" w:rsidRDefault="00000000" w:rsidRPr="00000000" w14:paraId="0000008F">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0">
      <w:pPr>
        <w:pStyle w:val="Heading2"/>
        <w:ind w:left="0" w:firstLine="0"/>
        <w:rPr>
          <w:rFonts w:ascii="Poppins" w:cs="Poppins" w:eastAsia="Poppins" w:hAnsi="Poppins"/>
          <w:i w:val="1"/>
          <w:iCs w:val="1"/>
          <w:sz w:val="20"/>
          <w:szCs w:val="20"/>
        </w:rPr>
      </w:pPr>
      <w:bookmarkStart w:colFirst="0" w:colLast="0" w:name="_b8mczinxj4wt" w:id="6"/>
      <w:bookmarkEnd w:id="6"/>
      <w:r w:rsidDel="00000000" w:rsidR="00000000" w:rsidRPr="00000000">
        <w:rPr>
          <w:rFonts w:ascii="Poppins" w:cs="Poppins" w:eastAsia="Poppins" w:hAnsi="Poppins"/>
          <w:i w:val="1"/>
          <w:iCs w:val="1"/>
          <w:sz w:val="20"/>
          <w:szCs w:val="20"/>
          <w:rtl w:val="0"/>
        </w:rPr>
        <w:t xml:space="preserve">Multi Tenant Access Requirement (Sub-organization model)</w:t>
      </w:r>
    </w:p>
    <w:p w:rsidR="00000000" w:rsidDel="00000000" w:rsidP="00000000" w:rsidRDefault="00000000" w:rsidRPr="00000000" w14:paraId="00000091">
      <w:pPr>
        <w:numPr>
          <w:ilvl w:val="0"/>
          <w:numId w:val="11"/>
        </w:numPr>
        <w:ind w:left="720" w:hanging="360"/>
        <w:rPr>
          <w:i w:val="1"/>
          <w:iCs w:val="1"/>
        </w:rPr>
      </w:pPr>
      <w:r w:rsidDel="00000000" w:rsidR="00000000" w:rsidRPr="00000000">
        <w:rPr>
          <w:i w:val="1"/>
          <w:iCs w:val="1"/>
          <w:rtl w:val="0"/>
        </w:rPr>
        <w:t xml:space="preserve">Say that we have parent Org A with sub-organizations Org 1, Org 2, and Org 3. Are there scenarios where a resource’s access should be restricted to only members of one of the sub-organizations?</w:t>
      </w:r>
    </w:p>
    <w:p w:rsidR="00000000" w:rsidDel="00000000" w:rsidP="00000000" w:rsidRDefault="00000000" w:rsidRPr="00000000" w14:paraId="00000092">
      <w:pPr>
        <w:numPr>
          <w:ilvl w:val="0"/>
          <w:numId w:val="11"/>
        </w:numPr>
        <w:ind w:left="720" w:hanging="360"/>
        <w:rPr>
          <w:i w:val="1"/>
          <w:iCs w:val="1"/>
        </w:rPr>
      </w:pPr>
      <w:r w:rsidDel="00000000" w:rsidR="00000000" w:rsidRPr="00000000">
        <w:rPr>
          <w:i w:val="1"/>
          <w:iCs w:val="1"/>
          <w:rtl w:val="0"/>
        </w:rPr>
        <w:t xml:space="preserve">If so, does this need to be restricted at the API level, or can it be enforced within the UI? (i.e. The authenticated User could theoretically query all resources in Org A, but the UI only shows the resources from their specific subtenant. Access to only resources in Org A would still be enforced on API level)</w:t>
      </w:r>
    </w:p>
    <w:p w:rsidR="00000000" w:rsidDel="00000000" w:rsidP="00000000" w:rsidRDefault="00000000" w:rsidRPr="00000000" w14:paraId="00000093">
      <w:pPr>
        <w:rPr>
          <w:i w:val="1"/>
          <w:iCs w:val="1"/>
        </w:rPr>
      </w:pPr>
      <w:r w:rsidDel="00000000" w:rsidR="00000000" w:rsidRPr="00000000">
        <w:rPr>
          <w:rtl w:val="0"/>
        </w:rPr>
      </w:r>
    </w:p>
    <w:p w:rsidR="00000000" w:rsidDel="00000000" w:rsidP="00000000" w:rsidRDefault="00000000" w:rsidRPr="00000000" w14:paraId="00000094">
      <w:pPr>
        <w:rPr>
          <w:i w:val="1"/>
          <w:iCs w:val="1"/>
        </w:rPr>
      </w:pP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rtl w:val="0"/>
        </w:rPr>
        <w:t xml:space="preserve">General implementation order: </w:t>
      </w:r>
    </w:p>
    <w:p w:rsidR="00000000" w:rsidDel="00000000" w:rsidP="00000000" w:rsidRDefault="00000000" w:rsidRPr="00000000" w14:paraId="00000096">
      <w:pPr>
        <w:numPr>
          <w:ilvl w:val="0"/>
          <w:numId w:val="17"/>
        </w:numPr>
        <w:ind w:left="720" w:hanging="360"/>
        <w:rPr>
          <w:i w:val="1"/>
          <w:iCs w:val="1"/>
          <w:u w:val="none"/>
        </w:rPr>
      </w:pPr>
      <w:r w:rsidDel="00000000" w:rsidR="00000000" w:rsidRPr="00000000">
        <w:rPr>
          <w:i w:val="1"/>
          <w:iCs w:val="1"/>
          <w:rtl w:val="0"/>
        </w:rPr>
        <w:t xml:space="preserve">Pick a vertical to migrate, migrate a sample set of patients who were a part of that vertical </w:t>
      </w:r>
    </w:p>
    <w:p w:rsidR="00000000" w:rsidDel="00000000" w:rsidP="00000000" w:rsidRDefault="00000000" w:rsidRPr="00000000" w14:paraId="00000097">
      <w:pPr>
        <w:numPr>
          <w:ilvl w:val="0"/>
          <w:numId w:val="17"/>
        </w:numPr>
        <w:ind w:left="720" w:hanging="360"/>
        <w:rPr>
          <w:i w:val="1"/>
          <w:iCs w:val="1"/>
          <w:u w:val="none"/>
        </w:rPr>
      </w:pPr>
      <w:r w:rsidDel="00000000" w:rsidR="00000000" w:rsidRPr="00000000">
        <w:rPr>
          <w:i w:val="1"/>
          <w:iCs w:val="1"/>
          <w:rtl w:val="0"/>
        </w:rPr>
        <w:t xml:space="preserve">Map their patient journeys to the set of FHIR resources </w:t>
      </w:r>
    </w:p>
    <w:p w:rsidR="00000000" w:rsidDel="00000000" w:rsidP="00000000" w:rsidRDefault="00000000" w:rsidRPr="00000000" w14:paraId="00000098">
      <w:pPr>
        <w:numPr>
          <w:ilvl w:val="1"/>
          <w:numId w:val="17"/>
        </w:numPr>
        <w:ind w:left="1440" w:hanging="360"/>
        <w:rPr>
          <w:i w:val="1"/>
          <w:iCs w:val="1"/>
          <w:u w:val="none"/>
        </w:rPr>
      </w:pPr>
      <w:r w:rsidDel="00000000" w:rsidR="00000000" w:rsidRPr="00000000">
        <w:rPr>
          <w:i w:val="1"/>
          <w:iCs w:val="1"/>
          <w:rtl w:val="0"/>
        </w:rPr>
        <w:t xml:space="preserve">Define an Encounter model - how do you determine a unit of work a physician? </w:t>
      </w:r>
    </w:p>
    <w:p w:rsidR="00000000" w:rsidDel="00000000" w:rsidP="00000000" w:rsidRDefault="00000000" w:rsidRPr="00000000" w14:paraId="00000099">
      <w:pPr>
        <w:numPr>
          <w:ilvl w:val="1"/>
          <w:numId w:val="17"/>
        </w:numPr>
        <w:ind w:left="1440" w:hanging="360"/>
        <w:rPr>
          <w:i w:val="1"/>
          <w:iCs w:val="1"/>
          <w:u w:val="none"/>
        </w:rPr>
      </w:pPr>
      <w:r w:rsidDel="00000000" w:rsidR="00000000" w:rsidRPr="00000000">
        <w:rPr>
          <w:i w:val="1"/>
          <w:iCs w:val="1"/>
          <w:rtl w:val="0"/>
        </w:rPr>
        <w:t xml:space="preserve">Define a CarePlan model - what are protocols for a patient from onboarding to “first unit of work” outcome? </w:t>
      </w:r>
    </w:p>
    <w:p w:rsidR="00000000" w:rsidDel="00000000" w:rsidP="00000000" w:rsidRDefault="00000000" w:rsidRPr="00000000" w14:paraId="0000009A">
      <w:pPr>
        <w:numPr>
          <w:ilvl w:val="1"/>
          <w:numId w:val="17"/>
        </w:numPr>
        <w:ind w:left="1440" w:hanging="360"/>
        <w:rPr>
          <w:i w:val="1"/>
          <w:iCs w:val="1"/>
          <w:u w:val="none"/>
        </w:rPr>
      </w:pPr>
      <w:r w:rsidDel="00000000" w:rsidR="00000000" w:rsidRPr="00000000">
        <w:rPr>
          <w:i w:val="1"/>
          <w:iCs w:val="1"/>
          <w:rtl w:val="0"/>
        </w:rPr>
        <w:t xml:space="preserve">How to represent recurring patients, chronic or difficult cases, etc</w:t>
      </w:r>
      <w:r w:rsidDel="00000000" w:rsidR="00000000" w:rsidRPr="00000000">
        <w:rPr>
          <w:rtl w:val="0"/>
        </w:rPr>
      </w:r>
    </w:p>
    <w:p w:rsidR="00000000" w:rsidDel="00000000" w:rsidP="00000000" w:rsidRDefault="00000000" w:rsidRPr="00000000" w14:paraId="0000009B">
      <w:pPr>
        <w:numPr>
          <w:ilvl w:val="0"/>
          <w:numId w:val="17"/>
        </w:numPr>
        <w:ind w:left="720" w:hanging="360"/>
        <w:rPr>
          <w:i w:val="1"/>
          <w:iCs w:val="1"/>
          <w:u w:val="none"/>
        </w:rPr>
      </w:pPr>
      <w:r w:rsidDel="00000000" w:rsidR="00000000" w:rsidRPr="00000000">
        <w:rPr>
          <w:i w:val="1"/>
          <w:iCs w:val="1"/>
          <w:rtl w:val="0"/>
        </w:rPr>
        <w:t xml:space="preserve">Set up clinical workflows and determine physician review screens </w:t>
      </w:r>
    </w:p>
    <w:p w:rsidR="00000000" w:rsidDel="00000000" w:rsidP="00000000" w:rsidRDefault="00000000" w:rsidRPr="00000000" w14:paraId="0000009C">
      <w:pPr>
        <w:numPr>
          <w:ilvl w:val="1"/>
          <w:numId w:val="17"/>
        </w:numPr>
        <w:ind w:left="1440" w:hanging="360"/>
        <w:rPr>
          <w:i w:val="1"/>
          <w:iCs w:val="1"/>
          <w:u w:val="none"/>
        </w:rPr>
      </w:pPr>
      <w:r w:rsidDel="00000000" w:rsidR="00000000" w:rsidRPr="00000000">
        <w:rPr>
          <w:i w:val="1"/>
          <w:iCs w:val="1"/>
          <w:rtl w:val="0"/>
        </w:rPr>
        <w:t xml:space="preserve">What happens before a patient gets seen, and after their patients get seen? </w:t>
      </w:r>
    </w:p>
    <w:p w:rsidR="00000000" w:rsidDel="00000000" w:rsidP="00000000" w:rsidRDefault="00000000" w:rsidRPr="00000000" w14:paraId="0000009D">
      <w:pPr>
        <w:numPr>
          <w:ilvl w:val="1"/>
          <w:numId w:val="17"/>
        </w:numPr>
        <w:ind w:left="1440" w:hanging="360"/>
        <w:rPr>
          <w:i w:val="1"/>
          <w:iCs w:val="1"/>
          <w:u w:val="none"/>
        </w:rPr>
      </w:pPr>
      <w:r w:rsidDel="00000000" w:rsidR="00000000" w:rsidRPr="00000000">
        <w:rPr>
          <w:i w:val="1"/>
          <w:iCs w:val="1"/>
          <w:rtl w:val="0"/>
        </w:rPr>
        <w:t xml:space="preserve">What clinical context does a physician need </w:t>
      </w:r>
    </w:p>
    <w:p w:rsidR="00000000" w:rsidDel="00000000" w:rsidP="00000000" w:rsidRDefault="00000000" w:rsidRPr="00000000" w14:paraId="0000009E">
      <w:pPr>
        <w:numPr>
          <w:ilvl w:val="0"/>
          <w:numId w:val="17"/>
        </w:numPr>
        <w:ind w:left="720" w:hanging="360"/>
        <w:rPr>
          <w:i w:val="1"/>
          <w:iCs w:val="1"/>
          <w:u w:val="none"/>
        </w:rPr>
      </w:pPr>
      <w:r w:rsidDel="00000000" w:rsidR="00000000" w:rsidRPr="00000000">
        <w:rPr>
          <w:i w:val="1"/>
          <w:iCs w:val="1"/>
          <w:rtl w:val="0"/>
        </w:rPr>
        <w:t xml:space="preserve">Onboarding champion practitioners to Medplum flow </w:t>
      </w:r>
    </w:p>
    <w:p w:rsidR="00000000" w:rsidDel="00000000" w:rsidP="00000000" w:rsidRDefault="00000000" w:rsidRPr="00000000" w14:paraId="0000009F">
      <w:pPr>
        <w:numPr>
          <w:ilvl w:val="1"/>
          <w:numId w:val="17"/>
        </w:numPr>
        <w:ind w:left="1440" w:hanging="360"/>
        <w:rPr>
          <w:i w:val="1"/>
          <w:iCs w:val="1"/>
          <w:u w:val="none"/>
        </w:rPr>
      </w:pPr>
      <w:r w:rsidDel="00000000" w:rsidR="00000000" w:rsidRPr="00000000">
        <w:rPr>
          <w:i w:val="1"/>
          <w:iCs w:val="1"/>
          <w:rtl w:val="0"/>
        </w:rPr>
        <w:t xml:space="preserve">Identify alpha users who give good feedback and can champion product to team </w:t>
      </w:r>
    </w:p>
    <w:p w:rsidR="00000000" w:rsidDel="00000000" w:rsidP="00000000" w:rsidRDefault="00000000" w:rsidRPr="00000000" w14:paraId="000000A0">
      <w:pPr>
        <w:numPr>
          <w:ilvl w:val="2"/>
          <w:numId w:val="17"/>
        </w:numPr>
        <w:ind w:left="2160" w:hanging="360"/>
        <w:rPr>
          <w:i w:val="1"/>
          <w:iCs w:val="1"/>
          <w:u w:val="none"/>
        </w:rPr>
      </w:pPr>
      <w:r w:rsidDel="00000000" w:rsidR="00000000" w:rsidRPr="00000000">
        <w:rPr>
          <w:i w:val="1"/>
          <w:iCs w:val="1"/>
          <w:rtl w:val="0"/>
        </w:rPr>
        <w:t xml:space="preserve">Test auth and access </w:t>
      </w:r>
    </w:p>
    <w:p w:rsidR="00000000" w:rsidDel="00000000" w:rsidP="00000000" w:rsidRDefault="00000000" w:rsidRPr="00000000" w14:paraId="000000A1">
      <w:pPr>
        <w:numPr>
          <w:ilvl w:val="0"/>
          <w:numId w:val="17"/>
        </w:numPr>
        <w:ind w:left="720" w:hanging="360"/>
        <w:rPr>
          <w:i w:val="1"/>
          <w:iCs w:val="1"/>
          <w:u w:val="none"/>
        </w:rPr>
      </w:pPr>
      <w:r w:rsidDel="00000000" w:rsidR="00000000" w:rsidRPr="00000000">
        <w:rPr>
          <w:i w:val="1"/>
          <w:iCs w:val="1"/>
          <w:rtl w:val="0"/>
        </w:rPr>
        <w:t xml:space="preserve">Future work: Automate notifications, reminders, etc </w:t>
      </w:r>
    </w:p>
    <w:p w:rsidR="00000000" w:rsidDel="00000000" w:rsidP="00000000" w:rsidRDefault="00000000" w:rsidRPr="00000000" w14:paraId="000000A2">
      <w:pPr>
        <w:rPr>
          <w:i w:val="1"/>
          <w:iCs w:val="1"/>
        </w:rPr>
      </w:pPr>
      <w:r w:rsidDel="00000000" w:rsidR="00000000" w:rsidRPr="00000000">
        <w:rPr>
          <w:rtl w:val="0"/>
        </w:rPr>
      </w:r>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i w:val="1"/>
          <w:iCs w:val="1"/>
          <w:rtl w:val="0"/>
        </w:rPr>
        <w:t xml:space="preserve">CarePlan parent child sketch: </w:t>
      </w:r>
    </w:p>
    <w:p w:rsidR="00000000" w:rsidDel="00000000" w:rsidP="00000000" w:rsidRDefault="00000000" w:rsidRPr="00000000" w14:paraId="000000A5">
      <w:pPr>
        <w:rPr>
          <w:i w:val="1"/>
          <w:iCs w:val="1"/>
        </w:rPr>
      </w:pPr>
      <w:r w:rsidDel="00000000" w:rsidR="00000000" w:rsidRPr="00000000">
        <w:rPr>
          <w:i w:val="1"/>
          <w:iCs w:val="1"/>
          <w:rtl w:val="0"/>
        </w:rPr>
        <w:t xml:space="preserve">Per patient going through one iteration of their mira board: </w:t>
      </w:r>
    </w:p>
    <w:p w:rsidR="00000000" w:rsidDel="00000000" w:rsidP="00000000" w:rsidRDefault="00000000" w:rsidRPr="00000000" w14:paraId="000000A6">
      <w:pPr>
        <w:numPr>
          <w:ilvl w:val="0"/>
          <w:numId w:val="19"/>
        </w:numPr>
        <w:ind w:left="720" w:hanging="360"/>
        <w:rPr>
          <w:i w:val="1"/>
          <w:iCs w:val="1"/>
          <w:u w:val="none"/>
        </w:rPr>
      </w:pPr>
      <w:r w:rsidDel="00000000" w:rsidR="00000000" w:rsidRPr="00000000">
        <w:rPr>
          <w:i w:val="1"/>
          <w:iCs w:val="1"/>
          <w:rtl w:val="0"/>
        </w:rPr>
        <w:t xml:space="preserve">Create a main CarePlan </w:t>
      </w:r>
    </w:p>
    <w:p w:rsidR="00000000" w:rsidDel="00000000" w:rsidP="00000000" w:rsidRDefault="00000000" w:rsidRPr="00000000" w14:paraId="000000A7">
      <w:pPr>
        <w:numPr>
          <w:ilvl w:val="0"/>
          <w:numId w:val="19"/>
        </w:numPr>
        <w:ind w:left="720" w:hanging="360"/>
        <w:rPr>
          <w:i w:val="1"/>
          <w:iCs w:val="1"/>
          <w:u w:val="none"/>
        </w:rPr>
      </w:pPr>
      <w:r w:rsidDel="00000000" w:rsidR="00000000" w:rsidRPr="00000000">
        <w:rPr>
          <w:i w:val="1"/>
          <w:iCs w:val="1"/>
          <w:rtl w:val="0"/>
        </w:rPr>
        <w:t xml:space="preserve">All interactions between that patient and a provider (async or not) is an Encounter tied to that CarePlan </w:t>
      </w:r>
    </w:p>
    <w:p w:rsidR="00000000" w:rsidDel="00000000" w:rsidP="00000000" w:rsidRDefault="00000000" w:rsidRPr="00000000" w14:paraId="000000A8">
      <w:pPr>
        <w:numPr>
          <w:ilvl w:val="0"/>
          <w:numId w:val="19"/>
        </w:numPr>
        <w:ind w:left="720" w:hanging="360"/>
        <w:rPr>
          <w:i w:val="1"/>
          <w:iCs w:val="1"/>
          <w:u w:val="none"/>
        </w:rPr>
      </w:pPr>
      <w:r w:rsidDel="00000000" w:rsidR="00000000" w:rsidRPr="00000000">
        <w:rPr>
          <w:i w:val="1"/>
          <w:iCs w:val="1"/>
          <w:rtl w:val="0"/>
        </w:rPr>
        <w:t xml:space="preserve">All clinical tasks are tied to that CarePlan</w:t>
      </w:r>
    </w:p>
    <w:p w:rsidR="00000000" w:rsidDel="00000000" w:rsidP="00000000" w:rsidRDefault="00000000" w:rsidRPr="00000000" w14:paraId="000000A9">
      <w:pPr>
        <w:numPr>
          <w:ilvl w:val="0"/>
          <w:numId w:val="19"/>
        </w:numPr>
        <w:ind w:left="720" w:hanging="360"/>
        <w:rPr>
          <w:i w:val="1"/>
          <w:iCs w:val="1"/>
          <w:u w:val="none"/>
        </w:rPr>
      </w:pPr>
      <w:r w:rsidDel="00000000" w:rsidR="00000000" w:rsidRPr="00000000">
        <w:rPr>
          <w:i w:val="1"/>
          <w:iCs w:val="1"/>
          <w:rtl w:val="0"/>
        </w:rPr>
        <w:t xml:space="preserve">If there are “dependent clinical tasks”, make a child CarePlan that is basedOn the main CarePlan with the task and such inside </w:t>
      </w:r>
    </w:p>
    <w:p w:rsidR="00000000" w:rsidDel="00000000" w:rsidP="00000000" w:rsidRDefault="00000000" w:rsidRPr="00000000" w14:paraId="000000AA">
      <w:pPr>
        <w:rPr>
          <w:i w:val="1"/>
          <w:iCs w:val="1"/>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rFonts w:ascii="Poppins" w:cs="Poppins" w:eastAsia="Poppins" w:hAnsi="Poppins"/>
        </w:rPr>
      </w:pPr>
      <w:r w:rsidDel="00000000" w:rsidR="00000000" w:rsidRPr="00000000">
        <w:rPr>
          <w:rFonts w:ascii="Poppins" w:cs="Poppins" w:eastAsia="Poppins" w:hAnsi="Poppins"/>
          <w:rtl w:val="0"/>
        </w:rPr>
        <w:t xml:space="preserve">Fathom summary: </w:t>
      </w:r>
    </w:p>
    <w:p w:rsidR="00000000" w:rsidDel="00000000" w:rsidP="00000000" w:rsidRDefault="00000000" w:rsidRPr="00000000" w14:paraId="000000AF">
      <w:pPr>
        <w:pStyle w:val="Heading1"/>
        <w:keepNext w:val="0"/>
        <w:keepLines w:val="0"/>
        <w:spacing w:before="480" w:lineRule="auto"/>
        <w:rPr>
          <w:rFonts w:ascii="Poppins" w:cs="Poppins" w:eastAsia="Poppins" w:hAnsi="Poppins"/>
          <w:b w:val="1"/>
          <w:bCs w:val="1"/>
          <w:sz w:val="46"/>
          <w:szCs w:val="46"/>
        </w:rPr>
      </w:pPr>
      <w:bookmarkStart w:colFirst="0" w:colLast="0" w:name="_52mv1eet7a38" w:id="7"/>
      <w:bookmarkEnd w:id="7"/>
      <w:r w:rsidDel="00000000" w:rsidR="00000000" w:rsidRPr="00000000">
        <w:rPr>
          <w:rFonts w:ascii="Poppins" w:cs="Poppins" w:eastAsia="Poppins" w:hAnsi="Poppins"/>
          <w:b w:val="1"/>
          <w:bCs w:val="1"/>
          <w:sz w:val="46"/>
          <w:szCs w:val="46"/>
          <w:rtl w:val="0"/>
        </w:rPr>
        <w:t xml:space="preserve">Enterprise Workshop Scoping - Openloop|Medplum - July 30</w:t>
      </w:r>
    </w:p>
    <w:p w:rsidR="00000000" w:rsidDel="00000000" w:rsidP="00000000" w:rsidRDefault="00000000" w:rsidRPr="00000000" w14:paraId="000000B0">
      <w:pPr>
        <w:rPr>
          <w:rFonts w:ascii="Poppins" w:cs="Poppins" w:eastAsia="Poppins" w:hAnsi="Poppins"/>
        </w:rPr>
      </w:pPr>
      <w:r w:rsidDel="00000000" w:rsidR="00000000" w:rsidRPr="00000000">
        <w:rPr>
          <w:rtl w:val="0"/>
        </w:rPr>
      </w:r>
    </w:p>
    <w:p w:rsidR="00000000" w:rsidDel="00000000" w:rsidP="00000000" w:rsidRDefault="00000000" w:rsidRPr="00000000" w14:paraId="000000B1">
      <w:pPr>
        <w:rPr>
          <w:rFonts w:ascii="Poppins" w:cs="Poppins" w:eastAsia="Poppins" w:hAnsi="Poppins"/>
          <w:b w:val="1"/>
          <w:bCs w:val="1"/>
          <w:color w:val="1155cc"/>
          <w:sz w:val="20"/>
          <w:szCs w:val="20"/>
          <w:u w:val="single"/>
        </w:rPr>
      </w:pPr>
      <w:hyperlink r:id="rId13">
        <w:r w:rsidDel="00000000" w:rsidR="00000000" w:rsidRPr="00000000">
          <w:rPr>
            <w:rFonts w:ascii="Poppins" w:cs="Poppins" w:eastAsia="Poppins" w:hAnsi="Poppins"/>
            <w:b w:val="1"/>
            <w:bCs w:val="1"/>
            <w:color w:val="1155cc"/>
            <w:sz w:val="20"/>
            <w:szCs w:val="20"/>
            <w:u w:val="single"/>
            <w:rtl w:val="0"/>
          </w:rPr>
          <w:t xml:space="preserve">VIEW RECORDING - 63 mins (No highlights)</w:t>
        </w:r>
      </w:hyperlink>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Poppins" w:cs="Poppins" w:eastAsia="Poppins" w:hAnsi="Poppins"/>
          <w:b w:val="1"/>
          <w:bCs w:val="1"/>
          <w:sz w:val="34"/>
          <w:szCs w:val="34"/>
        </w:rPr>
      </w:pPr>
      <w:bookmarkStart w:colFirst="0" w:colLast="0" w:name="_jffc6zsmql4w" w:id="8"/>
      <w:bookmarkEnd w:id="8"/>
      <w:r w:rsidDel="00000000" w:rsidR="00000000" w:rsidRPr="00000000">
        <w:rPr>
          <w:rFonts w:ascii="Poppins" w:cs="Poppins" w:eastAsia="Poppins" w:hAnsi="Poppins"/>
          <w:b w:val="1"/>
          <w:bCs w:val="1"/>
          <w:sz w:val="34"/>
          <w:szCs w:val="34"/>
          <w:rtl w:val="0"/>
        </w:rPr>
        <w:t xml:space="preserve">Meeting Purpose</w:t>
      </w:r>
    </w:p>
    <w:p w:rsidR="00000000" w:rsidDel="00000000" w:rsidP="00000000" w:rsidRDefault="00000000" w:rsidRPr="00000000" w14:paraId="000000B3">
      <w:pPr>
        <w:spacing w:after="240" w:before="240" w:lineRule="auto"/>
        <w:rPr>
          <w:rFonts w:ascii="Poppins" w:cs="Poppins" w:eastAsia="Poppins" w:hAnsi="Poppins"/>
          <w:color w:val="1155cc"/>
          <w:u w:val="single"/>
        </w:rPr>
      </w:pPr>
      <w:hyperlink r:id="rId14">
        <w:r w:rsidDel="00000000" w:rsidR="00000000" w:rsidRPr="00000000">
          <w:rPr>
            <w:rFonts w:ascii="Poppins" w:cs="Poppins" w:eastAsia="Poppins" w:hAnsi="Poppins"/>
            <w:color w:val="1155cc"/>
            <w:u w:val="single"/>
            <w:rtl w:val="0"/>
          </w:rPr>
          <w:t xml:space="preserve">Scope and plan the Medplum Enterprise Workshop for OpenLoop, focusing on implementing FHIR-based clinical workflows.</w:t>
        </w:r>
      </w:hyperlink>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Poppins" w:cs="Poppins" w:eastAsia="Poppins" w:hAnsi="Poppins"/>
          <w:b w:val="1"/>
          <w:bCs w:val="1"/>
          <w:sz w:val="34"/>
          <w:szCs w:val="34"/>
        </w:rPr>
      </w:pPr>
      <w:bookmarkStart w:colFirst="0" w:colLast="0" w:name="_6sf0akeqcja" w:id="9"/>
      <w:bookmarkEnd w:id="9"/>
      <w:r w:rsidDel="00000000" w:rsidR="00000000" w:rsidRPr="00000000">
        <w:rPr>
          <w:rFonts w:ascii="Poppins" w:cs="Poppins" w:eastAsia="Poppins" w:hAnsi="Poppins"/>
          <w:b w:val="1"/>
          <w:bCs w:val="1"/>
          <w:sz w:val="34"/>
          <w:szCs w:val="34"/>
          <w:rtl w:val="0"/>
        </w:rPr>
        <w:t xml:space="preserve">Key Takeaways</w:t>
      </w:r>
    </w:p>
    <w:p w:rsidR="00000000" w:rsidDel="00000000" w:rsidP="00000000" w:rsidRDefault="00000000" w:rsidRPr="00000000" w14:paraId="000000B5">
      <w:pPr>
        <w:numPr>
          <w:ilvl w:val="0"/>
          <w:numId w:val="15"/>
        </w:numPr>
        <w:spacing w:after="0" w:afterAutospacing="0" w:before="240" w:lineRule="auto"/>
        <w:ind w:left="720" w:hanging="360"/>
        <w:rPr>
          <w:rFonts w:ascii="Poppins" w:cs="Poppins" w:eastAsia="Poppins" w:hAnsi="Poppins"/>
        </w:rPr>
      </w:pPr>
      <w:hyperlink r:id="rId15">
        <w:r w:rsidDel="00000000" w:rsidR="00000000" w:rsidRPr="00000000">
          <w:rPr>
            <w:rFonts w:ascii="Poppins" w:cs="Poppins" w:eastAsia="Poppins" w:hAnsi="Poppins"/>
            <w:color w:val="1155cc"/>
            <w:u w:val="single"/>
            <w:rtl w:val="0"/>
          </w:rPr>
          <w:t xml:space="preserve">OpenLoop will focus on medical weight loss as the first vertical to migrate to Medplum</w:t>
        </w:r>
      </w:hyperlink>
      <w:r w:rsidDel="00000000" w:rsidR="00000000" w:rsidRPr="00000000">
        <w:rPr>
          <w:rtl w:val="0"/>
        </w:rPr>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Poppins" w:cs="Poppins" w:eastAsia="Poppins" w:hAnsi="Poppins"/>
        </w:rPr>
      </w:pPr>
      <w:hyperlink r:id="rId16">
        <w:r w:rsidDel="00000000" w:rsidR="00000000" w:rsidRPr="00000000">
          <w:rPr>
            <w:rFonts w:ascii="Poppins" w:cs="Poppins" w:eastAsia="Poppins" w:hAnsi="Poppins"/>
            <w:color w:val="1155cc"/>
            <w:u w:val="single"/>
            <w:rtl w:val="0"/>
          </w:rPr>
          <w:t xml:space="preserve">Workshop will cover customer onboarding, physician experience, and authentication/identity management</w:t>
        </w:r>
      </w:hyperlink>
      <w:r w:rsidDel="00000000" w:rsidR="00000000" w:rsidRPr="00000000">
        <w:rPr>
          <w:rtl w:val="0"/>
        </w:rPr>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Poppins" w:cs="Poppins" w:eastAsia="Poppins" w:hAnsi="Poppins"/>
        </w:rPr>
      </w:pPr>
      <w:hyperlink r:id="rId17">
        <w:r w:rsidDel="00000000" w:rsidR="00000000" w:rsidRPr="00000000">
          <w:rPr>
            <w:rFonts w:ascii="Poppins" w:cs="Poppins" w:eastAsia="Poppins" w:hAnsi="Poppins"/>
            <w:color w:val="1155cc"/>
            <w:u w:val="single"/>
            <w:rtl w:val="0"/>
          </w:rPr>
          <w:t xml:space="preserve">Key objectives: streamline clinician workflows, standardize care pathways, and implement multi-tenancy model</w:t>
        </w:r>
      </w:hyperlink>
      <w:r w:rsidDel="00000000" w:rsidR="00000000" w:rsidRPr="00000000">
        <w:rPr>
          <w:rtl w:val="0"/>
        </w:rPr>
      </w:r>
    </w:p>
    <w:p w:rsidR="00000000" w:rsidDel="00000000" w:rsidP="00000000" w:rsidRDefault="00000000" w:rsidRPr="00000000" w14:paraId="000000B8">
      <w:pPr>
        <w:numPr>
          <w:ilvl w:val="0"/>
          <w:numId w:val="15"/>
        </w:numPr>
        <w:spacing w:after="240" w:before="0" w:beforeAutospacing="0" w:lineRule="auto"/>
        <w:ind w:left="720" w:hanging="360"/>
        <w:rPr>
          <w:rFonts w:ascii="Poppins" w:cs="Poppins" w:eastAsia="Poppins" w:hAnsi="Poppins"/>
        </w:rPr>
      </w:pPr>
      <w:hyperlink r:id="rId18">
        <w:r w:rsidDel="00000000" w:rsidR="00000000" w:rsidRPr="00000000">
          <w:rPr>
            <w:rFonts w:ascii="Poppins" w:cs="Poppins" w:eastAsia="Poppins" w:hAnsi="Poppins"/>
            <w:color w:val="1155cc"/>
            <w:u w:val="single"/>
            <w:rtl w:val="0"/>
          </w:rPr>
          <w:t xml:space="preserve">Medplum team to provide guidance on FHIR resource mapping and data modeling best practices</w:t>
        </w:r>
      </w:hyperlink>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Poppins" w:cs="Poppins" w:eastAsia="Poppins" w:hAnsi="Poppins"/>
          <w:b w:val="1"/>
          <w:bCs w:val="1"/>
          <w:sz w:val="34"/>
          <w:szCs w:val="34"/>
        </w:rPr>
      </w:pPr>
      <w:bookmarkStart w:colFirst="0" w:colLast="0" w:name="_y0taryc6qojm" w:id="10"/>
      <w:bookmarkEnd w:id="10"/>
      <w:r w:rsidDel="00000000" w:rsidR="00000000" w:rsidRPr="00000000">
        <w:rPr>
          <w:rFonts w:ascii="Poppins" w:cs="Poppins" w:eastAsia="Poppins" w:hAnsi="Poppins"/>
          <w:b w:val="1"/>
          <w:bCs w:val="1"/>
          <w:sz w:val="34"/>
          <w:szCs w:val="34"/>
          <w:rtl w:val="0"/>
        </w:rPr>
        <w:t xml:space="preserve">Topics</w:t>
      </w:r>
    </w:p>
    <w:p w:rsidR="00000000" w:rsidDel="00000000" w:rsidP="00000000" w:rsidRDefault="00000000" w:rsidRPr="00000000" w14:paraId="000000BA">
      <w:pPr>
        <w:pStyle w:val="Heading3"/>
        <w:keepNext w:val="0"/>
        <w:keepLines w:val="0"/>
        <w:spacing w:before="280" w:lineRule="auto"/>
        <w:rPr>
          <w:rFonts w:ascii="Poppins" w:cs="Poppins" w:eastAsia="Poppins" w:hAnsi="Poppins"/>
          <w:b w:val="1"/>
          <w:bCs w:val="1"/>
          <w:color w:val="000000"/>
          <w:sz w:val="26"/>
          <w:szCs w:val="26"/>
        </w:rPr>
      </w:pPr>
      <w:bookmarkStart w:colFirst="0" w:colLast="0" w:name="_99wnkp3xgof6" w:id="11"/>
      <w:bookmarkEnd w:id="11"/>
      <w:r w:rsidDel="00000000" w:rsidR="00000000" w:rsidRPr="00000000">
        <w:rPr>
          <w:rFonts w:ascii="Poppins" w:cs="Poppins" w:eastAsia="Poppins" w:hAnsi="Poppins"/>
          <w:b w:val="1"/>
          <w:bCs w:val="1"/>
          <w:color w:val="000000"/>
          <w:sz w:val="26"/>
          <w:szCs w:val="26"/>
          <w:rtl w:val="0"/>
        </w:rPr>
        <w:t xml:space="preserve">Workshop Structure and Objectives</w:t>
      </w:r>
    </w:p>
    <w:p w:rsidR="00000000" w:rsidDel="00000000" w:rsidP="00000000" w:rsidRDefault="00000000" w:rsidRPr="00000000" w14:paraId="000000BB">
      <w:pPr>
        <w:numPr>
          <w:ilvl w:val="0"/>
          <w:numId w:val="13"/>
        </w:numPr>
        <w:spacing w:after="0" w:afterAutospacing="0" w:before="240" w:lineRule="auto"/>
        <w:ind w:left="720" w:hanging="360"/>
        <w:rPr>
          <w:rFonts w:ascii="Poppins" w:cs="Poppins" w:eastAsia="Poppins" w:hAnsi="Poppins"/>
        </w:rPr>
      </w:pPr>
      <w:hyperlink r:id="rId19">
        <w:r w:rsidDel="00000000" w:rsidR="00000000" w:rsidRPr="00000000">
          <w:rPr>
            <w:rFonts w:ascii="Poppins" w:cs="Poppins" w:eastAsia="Poppins" w:hAnsi="Poppins"/>
            <w:color w:val="1155cc"/>
            <w:u w:val="single"/>
            <w:rtl w:val="0"/>
          </w:rPr>
          <w:t xml:space="preserve">5-day workshop from Thursday to next Wednesday (today not included)</w:t>
        </w:r>
      </w:hyperlink>
      <w:r w:rsidDel="00000000" w:rsidR="00000000" w:rsidRPr="00000000">
        <w:rPr>
          <w:rtl w:val="0"/>
        </w:rPr>
      </w:r>
    </w:p>
    <w:p w:rsidR="00000000" w:rsidDel="00000000" w:rsidP="00000000" w:rsidRDefault="00000000" w:rsidRPr="00000000" w14:paraId="000000BC">
      <w:pPr>
        <w:numPr>
          <w:ilvl w:val="0"/>
          <w:numId w:val="13"/>
        </w:numPr>
        <w:spacing w:after="0" w:afterAutospacing="0" w:before="0" w:beforeAutospacing="0" w:lineRule="auto"/>
        <w:ind w:left="720" w:hanging="360"/>
        <w:rPr>
          <w:rFonts w:ascii="Poppins" w:cs="Poppins" w:eastAsia="Poppins" w:hAnsi="Poppins"/>
        </w:rPr>
      </w:pPr>
      <w:hyperlink r:id="rId20">
        <w:r w:rsidDel="00000000" w:rsidR="00000000" w:rsidRPr="00000000">
          <w:rPr>
            <w:rFonts w:ascii="Poppins" w:cs="Poppins" w:eastAsia="Poppins" w:hAnsi="Poppins"/>
            <w:color w:val="1155cc"/>
            <w:u w:val="single"/>
            <w:rtl w:val="0"/>
          </w:rPr>
          <w:t xml:space="preserve">Goals: accelerate time to value, data design, operational strategy, project planning</w:t>
        </w:r>
      </w:hyperlink>
      <w:r w:rsidDel="00000000" w:rsidR="00000000" w:rsidRPr="00000000">
        <w:rPr>
          <w:rtl w:val="0"/>
        </w:rPr>
      </w:r>
    </w:p>
    <w:p w:rsidR="00000000" w:rsidDel="00000000" w:rsidP="00000000" w:rsidRDefault="00000000" w:rsidRPr="00000000" w14:paraId="000000BD">
      <w:pPr>
        <w:numPr>
          <w:ilvl w:val="0"/>
          <w:numId w:val="13"/>
        </w:numPr>
        <w:spacing w:after="0" w:afterAutospacing="0" w:before="0" w:beforeAutospacing="0" w:lineRule="auto"/>
        <w:ind w:left="720" w:hanging="360"/>
        <w:rPr>
          <w:rFonts w:ascii="Poppins" w:cs="Poppins" w:eastAsia="Poppins" w:hAnsi="Poppins"/>
        </w:rPr>
      </w:pPr>
      <w:hyperlink r:id="rId21">
        <w:r w:rsidDel="00000000" w:rsidR="00000000" w:rsidRPr="00000000">
          <w:rPr>
            <w:rFonts w:ascii="Poppins" w:cs="Poppins" w:eastAsia="Poppins" w:hAnsi="Poppins"/>
            <w:color w:val="1155cc"/>
            <w:u w:val="single"/>
            <w:rtl w:val="0"/>
          </w:rPr>
          <w:t xml:space="preserve">Focus on migrating one workflow to Medplum quickly, then expand to larger projects</w:t>
        </w:r>
      </w:hyperlink>
      <w:r w:rsidDel="00000000" w:rsidR="00000000" w:rsidRPr="00000000">
        <w:rPr>
          <w:rtl w:val="0"/>
        </w:rPr>
      </w:r>
    </w:p>
    <w:p w:rsidR="00000000" w:rsidDel="00000000" w:rsidP="00000000" w:rsidRDefault="00000000" w:rsidRPr="00000000" w14:paraId="000000BE">
      <w:pPr>
        <w:numPr>
          <w:ilvl w:val="0"/>
          <w:numId w:val="13"/>
        </w:numPr>
        <w:spacing w:after="240" w:before="0" w:beforeAutospacing="0" w:lineRule="auto"/>
        <w:ind w:left="720" w:hanging="360"/>
        <w:rPr>
          <w:rFonts w:ascii="Poppins" w:cs="Poppins" w:eastAsia="Poppins" w:hAnsi="Poppins"/>
        </w:rPr>
      </w:pPr>
      <w:hyperlink r:id="rId22">
        <w:r w:rsidDel="00000000" w:rsidR="00000000" w:rsidRPr="00000000">
          <w:rPr>
            <w:rFonts w:ascii="Poppins" w:cs="Poppins" w:eastAsia="Poppins" w:hAnsi="Poppins"/>
            <w:color w:val="1155cc"/>
            <w:u w:val="single"/>
            <w:rtl w:val="0"/>
          </w:rPr>
          <w:t xml:space="preserve">Workshop to clarify clinical concepts, map to FHIR resources, and set up workflows</w:t>
        </w:r>
      </w:hyperlink>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Poppins" w:cs="Poppins" w:eastAsia="Poppins" w:hAnsi="Poppins"/>
          <w:b w:val="1"/>
          <w:bCs w:val="1"/>
          <w:color w:val="000000"/>
          <w:sz w:val="26"/>
          <w:szCs w:val="26"/>
        </w:rPr>
      </w:pPr>
      <w:bookmarkStart w:colFirst="0" w:colLast="0" w:name="_9pw7lh10mzxc" w:id="12"/>
      <w:bookmarkEnd w:id="12"/>
      <w:r w:rsidDel="00000000" w:rsidR="00000000" w:rsidRPr="00000000">
        <w:rPr>
          <w:rFonts w:ascii="Poppins" w:cs="Poppins" w:eastAsia="Poppins" w:hAnsi="Poppins"/>
          <w:b w:val="1"/>
          <w:bCs w:val="1"/>
          <w:color w:val="000000"/>
          <w:sz w:val="26"/>
          <w:szCs w:val="26"/>
          <w:rtl w:val="0"/>
        </w:rPr>
        <w:t xml:space="preserve">OpenLoop's Implementation Priorities</w:t>
      </w:r>
    </w:p>
    <w:p w:rsidR="00000000" w:rsidDel="00000000" w:rsidP="00000000" w:rsidRDefault="00000000" w:rsidRPr="00000000" w14:paraId="000000C0">
      <w:pPr>
        <w:numPr>
          <w:ilvl w:val="0"/>
          <w:numId w:val="9"/>
        </w:numPr>
        <w:spacing w:after="0" w:afterAutospacing="0" w:before="240" w:lineRule="auto"/>
        <w:ind w:left="720" w:hanging="360"/>
        <w:rPr>
          <w:rFonts w:ascii="Poppins" w:cs="Poppins" w:eastAsia="Poppins" w:hAnsi="Poppins"/>
        </w:rPr>
      </w:pPr>
      <w:hyperlink r:id="rId23">
        <w:r w:rsidDel="00000000" w:rsidR="00000000" w:rsidRPr="00000000">
          <w:rPr>
            <w:rFonts w:ascii="Poppins" w:cs="Poppins" w:eastAsia="Poppins" w:hAnsi="Poppins"/>
            <w:color w:val="1155cc"/>
            <w:u w:val="single"/>
            <w:rtl w:val="0"/>
          </w:rPr>
          <w:t xml:space="preserve">Replace core infrastructure with more comprehensive solution</w:t>
        </w:r>
      </w:hyperlink>
      <w:r w:rsidDel="00000000" w:rsidR="00000000" w:rsidRPr="00000000">
        <w:rPr>
          <w:rtl w:val="0"/>
        </w:rPr>
      </w:r>
    </w:p>
    <w:p w:rsidR="00000000" w:rsidDel="00000000" w:rsidP="00000000" w:rsidRDefault="00000000" w:rsidRPr="00000000" w14:paraId="000000C1">
      <w:pPr>
        <w:numPr>
          <w:ilvl w:val="0"/>
          <w:numId w:val="9"/>
        </w:numPr>
        <w:spacing w:after="0" w:afterAutospacing="0" w:before="0" w:beforeAutospacing="0" w:lineRule="auto"/>
        <w:ind w:left="720" w:hanging="360"/>
        <w:rPr>
          <w:rFonts w:ascii="Poppins" w:cs="Poppins" w:eastAsia="Poppins" w:hAnsi="Poppins"/>
        </w:rPr>
      </w:pPr>
      <w:hyperlink r:id="rId24">
        <w:r w:rsidDel="00000000" w:rsidR="00000000" w:rsidRPr="00000000">
          <w:rPr>
            <w:rFonts w:ascii="Poppins" w:cs="Poppins" w:eastAsia="Poppins" w:hAnsi="Poppins"/>
            <w:color w:val="1155cc"/>
            <w:u w:val="single"/>
            <w:rtl w:val="0"/>
          </w:rPr>
          <w:t xml:space="preserve">Improve clinician experience and efficiency (target: sub-1 minute for async visits, 10-15 minutes for sync visits)</w:t>
        </w:r>
      </w:hyperlink>
      <w:r w:rsidDel="00000000" w:rsidR="00000000" w:rsidRPr="00000000">
        <w:rPr>
          <w:rtl w:val="0"/>
        </w:rPr>
      </w:r>
    </w:p>
    <w:p w:rsidR="00000000" w:rsidDel="00000000" w:rsidP="00000000" w:rsidRDefault="00000000" w:rsidRPr="00000000" w14:paraId="000000C2">
      <w:pPr>
        <w:numPr>
          <w:ilvl w:val="0"/>
          <w:numId w:val="9"/>
        </w:numPr>
        <w:spacing w:after="0" w:afterAutospacing="0" w:before="0" w:beforeAutospacing="0" w:lineRule="auto"/>
        <w:ind w:left="720" w:hanging="360"/>
        <w:rPr>
          <w:rFonts w:ascii="Poppins" w:cs="Poppins" w:eastAsia="Poppins" w:hAnsi="Poppins"/>
        </w:rPr>
      </w:pPr>
      <w:hyperlink r:id="rId25">
        <w:r w:rsidDel="00000000" w:rsidR="00000000" w:rsidRPr="00000000">
          <w:rPr>
            <w:rFonts w:ascii="Poppins" w:cs="Poppins" w:eastAsia="Poppins" w:hAnsi="Poppins"/>
            <w:color w:val="1155cc"/>
            <w:u w:val="single"/>
            <w:rtl w:val="0"/>
          </w:rPr>
          <w:t xml:space="preserve">Standardize care pathways while allowing for client-specific variations</w:t>
        </w:r>
      </w:hyperlink>
      <w:r w:rsidDel="00000000" w:rsidR="00000000" w:rsidRPr="00000000">
        <w:rPr>
          <w:rtl w:val="0"/>
        </w:rPr>
      </w:r>
    </w:p>
    <w:p w:rsidR="00000000" w:rsidDel="00000000" w:rsidP="00000000" w:rsidRDefault="00000000" w:rsidRPr="00000000" w14:paraId="000000C3">
      <w:pPr>
        <w:numPr>
          <w:ilvl w:val="0"/>
          <w:numId w:val="9"/>
        </w:numPr>
        <w:spacing w:after="240" w:before="0" w:beforeAutospacing="0" w:lineRule="auto"/>
        <w:ind w:left="720" w:hanging="360"/>
        <w:rPr>
          <w:rFonts w:ascii="Poppins" w:cs="Poppins" w:eastAsia="Poppins" w:hAnsi="Poppins"/>
        </w:rPr>
      </w:pPr>
      <w:hyperlink r:id="rId26">
        <w:r w:rsidDel="00000000" w:rsidR="00000000" w:rsidRPr="00000000">
          <w:rPr>
            <w:rFonts w:ascii="Poppins" w:cs="Poppins" w:eastAsia="Poppins" w:hAnsi="Poppins"/>
            <w:color w:val="1155cc"/>
            <w:u w:val="single"/>
            <w:rtl w:val="0"/>
          </w:rPr>
          <w:t xml:space="preserve">Implement multi-tenancy model for managing different verticals and clients</w:t>
        </w:r>
      </w:hyperlink>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Poppins" w:cs="Poppins" w:eastAsia="Poppins" w:hAnsi="Poppins"/>
          <w:b w:val="1"/>
          <w:bCs w:val="1"/>
          <w:color w:val="000000"/>
          <w:sz w:val="26"/>
          <w:szCs w:val="26"/>
        </w:rPr>
      </w:pPr>
      <w:bookmarkStart w:colFirst="0" w:colLast="0" w:name="_pgd62huhprmk" w:id="13"/>
      <w:bookmarkEnd w:id="13"/>
      <w:r w:rsidDel="00000000" w:rsidR="00000000" w:rsidRPr="00000000">
        <w:rPr>
          <w:rFonts w:ascii="Poppins" w:cs="Poppins" w:eastAsia="Poppins" w:hAnsi="Poppins"/>
          <w:b w:val="1"/>
          <w:bCs w:val="1"/>
          <w:color w:val="000000"/>
          <w:sz w:val="26"/>
          <w:szCs w:val="26"/>
          <w:rtl w:val="0"/>
        </w:rPr>
        <w:t xml:space="preserve">Data Modeling and FHIR Resource Mapping</w:t>
      </w:r>
    </w:p>
    <w:p w:rsidR="00000000" w:rsidDel="00000000" w:rsidP="00000000" w:rsidRDefault="00000000" w:rsidRPr="00000000" w14:paraId="000000C5">
      <w:pPr>
        <w:numPr>
          <w:ilvl w:val="0"/>
          <w:numId w:val="16"/>
        </w:numPr>
        <w:spacing w:after="0" w:afterAutospacing="0" w:before="240" w:lineRule="auto"/>
        <w:ind w:left="720" w:hanging="360"/>
        <w:rPr>
          <w:rFonts w:ascii="Poppins" w:cs="Poppins" w:eastAsia="Poppins" w:hAnsi="Poppins"/>
        </w:rPr>
      </w:pPr>
      <w:hyperlink r:id="rId27">
        <w:r w:rsidDel="00000000" w:rsidR="00000000" w:rsidRPr="00000000">
          <w:rPr>
            <w:rFonts w:ascii="Poppins" w:cs="Poppins" w:eastAsia="Poppins" w:hAnsi="Poppins"/>
            <w:color w:val="1155cc"/>
            <w:u w:val="single"/>
            <w:rtl w:val="0"/>
          </w:rPr>
          <w:t xml:space="preserve">Three layers of data modeling: structure, terminology, and lifecycle</w:t>
        </w:r>
      </w:hyperlink>
      <w:r w:rsidDel="00000000" w:rsidR="00000000" w:rsidRPr="00000000">
        <w:rPr>
          <w:rtl w:val="0"/>
        </w:rPr>
      </w:r>
    </w:p>
    <w:p w:rsidR="00000000" w:rsidDel="00000000" w:rsidP="00000000" w:rsidRDefault="00000000" w:rsidRPr="00000000" w14:paraId="000000C6">
      <w:pPr>
        <w:numPr>
          <w:ilvl w:val="0"/>
          <w:numId w:val="16"/>
        </w:numPr>
        <w:spacing w:after="0" w:afterAutospacing="0" w:before="0" w:beforeAutospacing="0" w:lineRule="auto"/>
        <w:ind w:left="720" w:hanging="360"/>
        <w:rPr>
          <w:rFonts w:ascii="Poppins" w:cs="Poppins" w:eastAsia="Poppins" w:hAnsi="Poppins"/>
        </w:rPr>
      </w:pPr>
      <w:hyperlink r:id="rId28">
        <w:r w:rsidDel="00000000" w:rsidR="00000000" w:rsidRPr="00000000">
          <w:rPr>
            <w:rFonts w:ascii="Poppins" w:cs="Poppins" w:eastAsia="Poppins" w:hAnsi="Poppins"/>
            <w:color w:val="1155cc"/>
            <w:u w:val="single"/>
            <w:rtl w:val="0"/>
          </w:rPr>
          <w:t xml:space="preserve">Map clinical concepts to FHIR resources (e.g., encounters, care plans)</w:t>
        </w:r>
      </w:hyperlink>
      <w:r w:rsidDel="00000000" w:rsidR="00000000" w:rsidRPr="00000000">
        <w:rPr>
          <w:rtl w:val="0"/>
        </w:rPr>
      </w:r>
    </w:p>
    <w:p w:rsidR="00000000" w:rsidDel="00000000" w:rsidP="00000000" w:rsidRDefault="00000000" w:rsidRPr="00000000" w14:paraId="000000C7">
      <w:pPr>
        <w:numPr>
          <w:ilvl w:val="0"/>
          <w:numId w:val="16"/>
        </w:numPr>
        <w:spacing w:after="0" w:afterAutospacing="0" w:before="0" w:beforeAutospacing="0" w:lineRule="auto"/>
        <w:ind w:left="720" w:hanging="360"/>
        <w:rPr>
          <w:rFonts w:ascii="Poppins" w:cs="Poppins" w:eastAsia="Poppins" w:hAnsi="Poppins"/>
        </w:rPr>
      </w:pPr>
      <w:hyperlink r:id="rId29">
        <w:r w:rsidDel="00000000" w:rsidR="00000000" w:rsidRPr="00000000">
          <w:rPr>
            <w:rFonts w:ascii="Poppins" w:cs="Poppins" w:eastAsia="Poppins" w:hAnsi="Poppins"/>
            <w:color w:val="1155cc"/>
            <w:u w:val="single"/>
            <w:rtl w:val="0"/>
          </w:rPr>
          <w:t xml:space="preserve">Define code systems for verticals, visit types, and other OpenLoop-specific concepts</w:t>
        </w:r>
      </w:hyperlink>
      <w:r w:rsidDel="00000000" w:rsidR="00000000" w:rsidRPr="00000000">
        <w:rPr>
          <w:rtl w:val="0"/>
        </w:rPr>
      </w:r>
    </w:p>
    <w:p w:rsidR="00000000" w:rsidDel="00000000" w:rsidP="00000000" w:rsidRDefault="00000000" w:rsidRPr="00000000" w14:paraId="000000C8">
      <w:pPr>
        <w:numPr>
          <w:ilvl w:val="0"/>
          <w:numId w:val="16"/>
        </w:numPr>
        <w:spacing w:after="0" w:afterAutospacing="0" w:before="0" w:beforeAutospacing="0" w:lineRule="auto"/>
        <w:ind w:left="720" w:hanging="360"/>
        <w:rPr>
          <w:rFonts w:ascii="Poppins" w:cs="Poppins" w:eastAsia="Poppins" w:hAnsi="Poppins"/>
        </w:rPr>
      </w:pPr>
      <w:hyperlink r:id="rId30">
        <w:r w:rsidDel="00000000" w:rsidR="00000000" w:rsidRPr="00000000">
          <w:rPr>
            <w:rFonts w:ascii="Poppins" w:cs="Poppins" w:eastAsia="Poppins" w:hAnsi="Poppins"/>
            <w:color w:val="1155cc"/>
            <w:u w:val="single"/>
            <w:rtl w:val="0"/>
          </w:rPr>
          <w:t xml:space="preserve">Utilize care plans as templates for encounters and related resources</w:t>
        </w:r>
      </w:hyperlink>
      <w:r w:rsidDel="00000000" w:rsidR="00000000" w:rsidRPr="00000000">
        <w:rPr>
          <w:rtl w:val="0"/>
        </w:rPr>
      </w:r>
    </w:p>
    <w:p w:rsidR="00000000" w:rsidDel="00000000" w:rsidP="00000000" w:rsidRDefault="00000000" w:rsidRPr="00000000" w14:paraId="000000C9">
      <w:pPr>
        <w:numPr>
          <w:ilvl w:val="0"/>
          <w:numId w:val="16"/>
        </w:numPr>
        <w:spacing w:after="240" w:before="0" w:beforeAutospacing="0" w:lineRule="auto"/>
        <w:ind w:left="720" w:hanging="360"/>
        <w:rPr>
          <w:rFonts w:ascii="Poppins" w:cs="Poppins" w:eastAsia="Poppins" w:hAnsi="Poppins"/>
        </w:rPr>
      </w:pPr>
      <w:hyperlink r:id="rId31">
        <w:r w:rsidDel="00000000" w:rsidR="00000000" w:rsidRPr="00000000">
          <w:rPr>
            <w:rFonts w:ascii="Poppins" w:cs="Poppins" w:eastAsia="Poppins" w:hAnsi="Poppins"/>
            <w:color w:val="1155cc"/>
            <w:u w:val="single"/>
            <w:rtl w:val="0"/>
          </w:rPr>
          <w:t xml:space="preserve">Balance between using questionnaires and direct resource creation for efficiency</w:t>
        </w:r>
      </w:hyperlink>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Poppins" w:cs="Poppins" w:eastAsia="Poppins" w:hAnsi="Poppins"/>
          <w:b w:val="1"/>
          <w:bCs w:val="1"/>
          <w:color w:val="000000"/>
          <w:sz w:val="26"/>
          <w:szCs w:val="26"/>
        </w:rPr>
      </w:pPr>
      <w:bookmarkStart w:colFirst="0" w:colLast="0" w:name="_jm3kxh64xr8c" w:id="14"/>
      <w:bookmarkEnd w:id="14"/>
      <w:r w:rsidDel="00000000" w:rsidR="00000000" w:rsidRPr="00000000">
        <w:rPr>
          <w:rFonts w:ascii="Poppins" w:cs="Poppins" w:eastAsia="Poppins" w:hAnsi="Poppins"/>
          <w:b w:val="1"/>
          <w:bCs w:val="1"/>
          <w:color w:val="000000"/>
          <w:sz w:val="26"/>
          <w:szCs w:val="26"/>
          <w:rtl w:val="0"/>
        </w:rPr>
        <w:t xml:space="preserve">Authentication and Identity Management</w:t>
      </w:r>
    </w:p>
    <w:p w:rsidR="00000000" w:rsidDel="00000000" w:rsidP="00000000" w:rsidRDefault="00000000" w:rsidRPr="00000000" w14:paraId="000000CB">
      <w:pPr>
        <w:numPr>
          <w:ilvl w:val="0"/>
          <w:numId w:val="10"/>
        </w:numPr>
        <w:spacing w:after="0" w:afterAutospacing="0" w:before="240" w:lineRule="auto"/>
        <w:ind w:left="720" w:hanging="360"/>
        <w:rPr>
          <w:rFonts w:ascii="Poppins" w:cs="Poppins" w:eastAsia="Poppins" w:hAnsi="Poppins"/>
        </w:rPr>
      </w:pPr>
      <w:hyperlink r:id="rId32">
        <w:r w:rsidDel="00000000" w:rsidR="00000000" w:rsidRPr="00000000">
          <w:rPr>
            <w:rFonts w:ascii="Poppins" w:cs="Poppins" w:eastAsia="Poppins" w:hAnsi="Poppins"/>
            <w:color w:val="1155cc"/>
            <w:u w:val="single"/>
            <w:rtl w:val="0"/>
          </w:rPr>
          <w:t xml:space="preserve">Current system: federated login with sub-organization memberships</w:t>
        </w:r>
      </w:hyperlink>
      <w:r w:rsidDel="00000000" w:rsidR="00000000" w:rsidRPr="00000000">
        <w:rPr>
          <w:rtl w:val="0"/>
        </w:rPr>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Poppins" w:cs="Poppins" w:eastAsia="Poppins" w:hAnsi="Poppins"/>
        </w:rPr>
      </w:pPr>
      <w:hyperlink r:id="rId33">
        <w:r w:rsidDel="00000000" w:rsidR="00000000" w:rsidRPr="00000000">
          <w:rPr>
            <w:rFonts w:ascii="Poppins" w:cs="Poppins" w:eastAsia="Poppins" w:hAnsi="Poppins"/>
            <w:color w:val="1155cc"/>
            <w:u w:val="single"/>
            <w:rtl w:val="0"/>
          </w:rPr>
          <w:t xml:space="preserve">Future plan: implement Okta across the organization</w:t>
        </w:r>
      </w:hyperlink>
      <w:r w:rsidDel="00000000" w:rsidR="00000000" w:rsidRPr="00000000">
        <w:rPr>
          <w:rtl w:val="0"/>
        </w:rPr>
      </w:r>
    </w:p>
    <w:p w:rsidR="00000000" w:rsidDel="00000000" w:rsidP="00000000" w:rsidRDefault="00000000" w:rsidRPr="00000000" w14:paraId="000000CD">
      <w:pPr>
        <w:numPr>
          <w:ilvl w:val="0"/>
          <w:numId w:val="10"/>
        </w:numPr>
        <w:spacing w:after="240" w:before="0" w:beforeAutospacing="0" w:lineRule="auto"/>
        <w:ind w:left="720" w:hanging="360"/>
        <w:rPr>
          <w:rFonts w:ascii="Poppins" w:cs="Poppins" w:eastAsia="Poppins" w:hAnsi="Poppins"/>
        </w:rPr>
      </w:pPr>
      <w:hyperlink r:id="rId34">
        <w:r w:rsidDel="00000000" w:rsidR="00000000" w:rsidRPr="00000000">
          <w:rPr>
            <w:rFonts w:ascii="Poppins" w:cs="Poppins" w:eastAsia="Poppins" w:hAnsi="Poppins"/>
            <w:color w:val="1155cc"/>
            <w:u w:val="single"/>
            <w:rtl w:val="0"/>
          </w:rPr>
          <w:t xml:space="preserve">Need to determine how to manage sub-org relationships and memberships in Medplum</w:t>
        </w:r>
      </w:hyperlink>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Poppins" w:cs="Poppins" w:eastAsia="Poppins" w:hAnsi="Poppins"/>
          <w:b w:val="1"/>
          <w:bCs w:val="1"/>
          <w:color w:val="000000"/>
          <w:sz w:val="26"/>
          <w:szCs w:val="26"/>
        </w:rPr>
      </w:pPr>
      <w:bookmarkStart w:colFirst="0" w:colLast="0" w:name="_4n6wurudez4p" w:id="15"/>
      <w:bookmarkEnd w:id="15"/>
      <w:r w:rsidDel="00000000" w:rsidR="00000000" w:rsidRPr="00000000">
        <w:rPr>
          <w:rFonts w:ascii="Poppins" w:cs="Poppins" w:eastAsia="Poppins" w:hAnsi="Poppins"/>
          <w:b w:val="1"/>
          <w:bCs w:val="1"/>
          <w:color w:val="000000"/>
          <w:sz w:val="26"/>
          <w:szCs w:val="26"/>
          <w:rtl w:val="0"/>
        </w:rPr>
        <w:t xml:space="preserve">Patient Journey Tracking</w:t>
      </w:r>
    </w:p>
    <w:p w:rsidR="00000000" w:rsidDel="00000000" w:rsidP="00000000" w:rsidRDefault="00000000" w:rsidRPr="00000000" w14:paraId="000000CF">
      <w:pPr>
        <w:numPr>
          <w:ilvl w:val="0"/>
          <w:numId w:val="8"/>
        </w:numPr>
        <w:spacing w:after="0" w:afterAutospacing="0" w:before="240" w:lineRule="auto"/>
        <w:ind w:left="720" w:hanging="360"/>
        <w:rPr>
          <w:rFonts w:ascii="Poppins" w:cs="Poppins" w:eastAsia="Poppins" w:hAnsi="Poppins"/>
        </w:rPr>
      </w:pPr>
      <w:hyperlink r:id="rId35">
        <w:r w:rsidDel="00000000" w:rsidR="00000000" w:rsidRPr="00000000">
          <w:rPr>
            <w:rFonts w:ascii="Poppins" w:cs="Poppins" w:eastAsia="Poppins" w:hAnsi="Poppins"/>
            <w:color w:val="1155cc"/>
            <w:u w:val="single"/>
            <w:rtl w:val="0"/>
          </w:rPr>
          <w:t xml:space="preserve">Challenge: tracking patient interactions and events across various touchpoints</w:t>
        </w:r>
      </w:hyperlink>
      <w:r w:rsidDel="00000000" w:rsidR="00000000" w:rsidRPr="00000000">
        <w:rPr>
          <w:rtl w:val="0"/>
        </w:rPr>
      </w:r>
    </w:p>
    <w:p w:rsidR="00000000" w:rsidDel="00000000" w:rsidP="00000000" w:rsidRDefault="00000000" w:rsidRPr="00000000" w14:paraId="000000D0">
      <w:pPr>
        <w:numPr>
          <w:ilvl w:val="0"/>
          <w:numId w:val="8"/>
        </w:numPr>
        <w:spacing w:after="0" w:afterAutospacing="0" w:before="0" w:beforeAutospacing="0" w:lineRule="auto"/>
        <w:ind w:left="720" w:hanging="360"/>
        <w:rPr>
          <w:rFonts w:ascii="Poppins" w:cs="Poppins" w:eastAsia="Poppins" w:hAnsi="Poppins"/>
        </w:rPr>
      </w:pPr>
      <w:hyperlink r:id="rId36">
        <w:r w:rsidDel="00000000" w:rsidR="00000000" w:rsidRPr="00000000">
          <w:rPr>
            <w:rFonts w:ascii="Poppins" w:cs="Poppins" w:eastAsia="Poppins" w:hAnsi="Poppins"/>
            <w:color w:val="1155cc"/>
            <w:u w:val="single"/>
            <w:rtl w:val="0"/>
          </w:rPr>
          <w:t xml:space="preserve">Recommendation: use specific FHIR resources when possible (e.g., Communication, PaymentNotice)</w:t>
        </w:r>
      </w:hyperlink>
      <w:r w:rsidDel="00000000" w:rsidR="00000000" w:rsidRPr="00000000">
        <w:rPr>
          <w:rtl w:val="0"/>
        </w:rPr>
      </w:r>
    </w:p>
    <w:p w:rsidR="00000000" w:rsidDel="00000000" w:rsidP="00000000" w:rsidRDefault="00000000" w:rsidRPr="00000000" w14:paraId="000000D1">
      <w:pPr>
        <w:numPr>
          <w:ilvl w:val="0"/>
          <w:numId w:val="8"/>
        </w:numPr>
        <w:spacing w:after="240" w:before="0" w:beforeAutospacing="0" w:lineRule="auto"/>
        <w:ind w:left="720" w:hanging="360"/>
        <w:rPr>
          <w:rFonts w:ascii="Poppins" w:cs="Poppins" w:eastAsia="Poppins" w:hAnsi="Poppins"/>
        </w:rPr>
      </w:pPr>
      <w:hyperlink r:id="rId37">
        <w:r w:rsidDel="00000000" w:rsidR="00000000" w:rsidRPr="00000000">
          <w:rPr>
            <w:rFonts w:ascii="Poppins" w:cs="Poppins" w:eastAsia="Poppins" w:hAnsi="Poppins"/>
            <w:color w:val="1155cc"/>
            <w:u w:val="single"/>
            <w:rtl w:val="0"/>
          </w:rPr>
          <w:t xml:space="preserve">Utilize Medplum's patient timeline feature and resource versioning for comprehensive event tracking</w:t>
        </w:r>
      </w:hyperlink>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Poppins" w:cs="Poppins" w:eastAsia="Poppins" w:hAnsi="Poppins"/>
          <w:b w:val="1"/>
          <w:bCs w:val="1"/>
          <w:sz w:val="34"/>
          <w:szCs w:val="34"/>
        </w:rPr>
      </w:pPr>
      <w:bookmarkStart w:colFirst="0" w:colLast="0" w:name="_j6tsvj62vo13" w:id="16"/>
      <w:bookmarkEnd w:id="16"/>
      <w:r w:rsidDel="00000000" w:rsidR="00000000" w:rsidRPr="00000000">
        <w:rPr>
          <w:rFonts w:ascii="Poppins" w:cs="Poppins" w:eastAsia="Poppins" w:hAnsi="Poppins"/>
          <w:b w:val="1"/>
          <w:bCs w:val="1"/>
          <w:sz w:val="34"/>
          <w:szCs w:val="34"/>
          <w:rtl w:val="0"/>
        </w:rPr>
        <w:t xml:space="preserve">Next Steps</w:t>
      </w:r>
    </w:p>
    <w:p w:rsidR="00000000" w:rsidDel="00000000" w:rsidP="00000000" w:rsidRDefault="00000000" w:rsidRPr="00000000" w14:paraId="000000D3">
      <w:pPr>
        <w:numPr>
          <w:ilvl w:val="0"/>
          <w:numId w:val="12"/>
        </w:numPr>
        <w:spacing w:after="0" w:afterAutospacing="0" w:before="240" w:lineRule="auto"/>
        <w:ind w:left="720" w:hanging="360"/>
        <w:rPr>
          <w:rFonts w:ascii="Poppins" w:cs="Poppins" w:eastAsia="Poppins" w:hAnsi="Poppins"/>
        </w:rPr>
      </w:pPr>
      <w:hyperlink r:id="rId38">
        <w:r w:rsidDel="00000000" w:rsidR="00000000" w:rsidRPr="00000000">
          <w:rPr>
            <w:rFonts w:ascii="Poppins" w:cs="Poppins" w:eastAsia="Poppins" w:hAnsi="Poppins"/>
            <w:color w:val="1155cc"/>
            <w:u w:val="single"/>
            <w:rtl w:val="0"/>
          </w:rPr>
          <w:t xml:space="preserve">OpenLoop to provide two example customers from medical weight loss vertical for tenancy model discussion</w:t>
        </w:r>
      </w:hyperlink>
      <w:r w:rsidDel="00000000" w:rsidR="00000000" w:rsidRPr="00000000">
        <w:rPr>
          <w:rtl w:val="0"/>
        </w:rPr>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Poppins" w:cs="Poppins" w:eastAsia="Poppins" w:hAnsi="Poppins"/>
        </w:rPr>
      </w:pPr>
      <w:hyperlink r:id="rId39">
        <w:r w:rsidDel="00000000" w:rsidR="00000000" w:rsidRPr="00000000">
          <w:rPr>
            <w:rFonts w:ascii="Poppins" w:cs="Poppins" w:eastAsia="Poppins" w:hAnsi="Poppins"/>
            <w:color w:val="1155cc"/>
            <w:u w:val="single"/>
            <w:rtl w:val="0"/>
          </w:rPr>
          <w:t xml:space="preserve">Jamie to conduct UX review and screen recording of physician workflow for medical weight loss</w:t>
        </w:r>
      </w:hyperlink>
      <w:r w:rsidDel="00000000" w:rsidR="00000000" w:rsidRPr="00000000">
        <w:rPr>
          <w:rtl w:val="0"/>
        </w:rPr>
      </w:r>
    </w:p>
    <w:p w:rsidR="00000000" w:rsidDel="00000000" w:rsidP="00000000" w:rsidRDefault="00000000" w:rsidRPr="00000000" w14:paraId="000000D5">
      <w:pPr>
        <w:numPr>
          <w:ilvl w:val="0"/>
          <w:numId w:val="12"/>
        </w:numPr>
        <w:spacing w:after="0" w:afterAutospacing="0" w:before="0" w:beforeAutospacing="0" w:lineRule="auto"/>
        <w:ind w:left="720" w:hanging="360"/>
        <w:rPr>
          <w:rFonts w:ascii="Poppins" w:cs="Poppins" w:eastAsia="Poppins" w:hAnsi="Poppins"/>
        </w:rPr>
      </w:pPr>
      <w:hyperlink r:id="rId40">
        <w:r w:rsidDel="00000000" w:rsidR="00000000" w:rsidRPr="00000000">
          <w:rPr>
            <w:rFonts w:ascii="Poppins" w:cs="Poppins" w:eastAsia="Poppins" w:hAnsi="Poppins"/>
            <w:color w:val="1155cc"/>
            <w:u w:val="single"/>
            <w:rtl w:val="0"/>
          </w:rPr>
          <w:t xml:space="preserve">Medplum team to prepare materials for auth and identity questions</w:t>
        </w:r>
      </w:hyperlink>
      <w:r w:rsidDel="00000000" w:rsidR="00000000" w:rsidRPr="00000000">
        <w:rPr>
          <w:rtl w:val="0"/>
        </w:rPr>
      </w:r>
    </w:p>
    <w:p w:rsidR="00000000" w:rsidDel="00000000" w:rsidP="00000000" w:rsidRDefault="00000000" w:rsidRPr="00000000" w14:paraId="000000D6">
      <w:pPr>
        <w:numPr>
          <w:ilvl w:val="0"/>
          <w:numId w:val="12"/>
        </w:numPr>
        <w:spacing w:after="0" w:afterAutospacing="0" w:before="0" w:beforeAutospacing="0" w:lineRule="auto"/>
        <w:ind w:left="720" w:hanging="360"/>
        <w:rPr>
          <w:rFonts w:ascii="Poppins" w:cs="Poppins" w:eastAsia="Poppins" w:hAnsi="Poppins"/>
        </w:rPr>
      </w:pPr>
      <w:hyperlink r:id="rId41">
        <w:r w:rsidDel="00000000" w:rsidR="00000000" w:rsidRPr="00000000">
          <w:rPr>
            <w:rFonts w:ascii="Poppins" w:cs="Poppins" w:eastAsia="Poppins" w:hAnsi="Poppins"/>
            <w:color w:val="1155cc"/>
            <w:u w:val="single"/>
            <w:rtl w:val="0"/>
          </w:rPr>
          <w:t xml:space="preserve">Schedule daily workshop sessions at the same time for the next 5 days</w:t>
        </w:r>
      </w:hyperlink>
      <w:r w:rsidDel="00000000" w:rsidR="00000000" w:rsidRPr="00000000">
        <w:rPr>
          <w:rtl w:val="0"/>
        </w:rPr>
      </w:r>
    </w:p>
    <w:p w:rsidR="00000000" w:rsidDel="00000000" w:rsidP="00000000" w:rsidRDefault="00000000" w:rsidRPr="00000000" w14:paraId="000000D7">
      <w:pPr>
        <w:numPr>
          <w:ilvl w:val="0"/>
          <w:numId w:val="12"/>
        </w:numPr>
        <w:spacing w:after="240" w:before="0" w:beforeAutospacing="0" w:lineRule="auto"/>
        <w:ind w:left="720" w:hanging="360"/>
        <w:rPr>
          <w:rFonts w:ascii="Poppins" w:cs="Poppins" w:eastAsia="Poppins" w:hAnsi="Poppins"/>
        </w:rPr>
      </w:pPr>
      <w:hyperlink r:id="rId42">
        <w:r w:rsidDel="00000000" w:rsidR="00000000" w:rsidRPr="00000000">
          <w:rPr>
            <w:rFonts w:ascii="Poppins" w:cs="Poppins" w:eastAsia="Poppins" w:hAnsi="Poppins"/>
            <w:color w:val="1155cc"/>
            <w:u w:val="single"/>
            <w:rtl w:val="0"/>
          </w:rPr>
          <w:t xml:space="preserve">Medplum to send out action items and agenda for tomorrow's meeting in shared Slack channel</w:t>
        </w:r>
      </w:hyperlink>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Poppins" w:cs="Poppins" w:eastAsia="Poppins" w:hAnsi="Poppins"/>
          <w:b w:val="1"/>
          <w:bCs w:val="1"/>
          <w:sz w:val="34"/>
          <w:szCs w:val="34"/>
        </w:rPr>
      </w:pPr>
      <w:bookmarkStart w:colFirst="0" w:colLast="0" w:name="_kfs6fn2fynze" w:id="17"/>
      <w:bookmarkEnd w:id="17"/>
      <w:r w:rsidDel="00000000" w:rsidR="00000000" w:rsidRPr="00000000">
        <w:rPr>
          <w:rFonts w:ascii="Poppins" w:cs="Poppins" w:eastAsia="Poppins" w:hAnsi="Poppins"/>
          <w:b w:val="1"/>
          <w:bCs w:val="1"/>
          <w:sz w:val="34"/>
          <w:szCs w:val="34"/>
          <w:rtl w:val="0"/>
        </w:rPr>
        <w:t xml:space="preserve">Action Items</w:t>
      </w:r>
    </w:p>
    <w:p w:rsidR="00000000" w:rsidDel="00000000" w:rsidP="00000000" w:rsidRDefault="00000000" w:rsidRPr="00000000" w14:paraId="000000D9">
      <w:pPr>
        <w:numPr>
          <w:ilvl w:val="0"/>
          <w:numId w:val="18"/>
        </w:numPr>
        <w:spacing w:after="0" w:afterAutospacing="0" w:before="240" w:lineRule="auto"/>
        <w:ind w:left="720" w:hanging="360"/>
        <w:rPr/>
      </w:pPr>
      <w:r w:rsidDel="00000000" w:rsidR="00000000" w:rsidRPr="00000000">
        <w:rPr>
          <w:rFonts w:ascii="Poppins" w:cs="Poppins" w:eastAsia="Poppins" w:hAnsi="Poppins"/>
          <w:b w:val="1"/>
          <w:bCs w:val="1"/>
          <w:rtl w:val="0"/>
        </w:rPr>
        <w:t xml:space="preserve">Prepare 2 medical weight loss customer examples for next session - 1 cash pay branded only, 1 compounded </w:t>
      </w:r>
      <w:r w:rsidDel="00000000" w:rsidR="00000000" w:rsidRPr="00000000">
        <w:rPr>
          <w:rFonts w:ascii="Poppins" w:cs="Poppins" w:eastAsia="Poppins" w:hAnsi="Poppins"/>
          <w:rtl w:val="0"/>
        </w:rPr>
        <w:t xml:space="preserve"> - </w:t>
      </w:r>
      <w:hyperlink r:id="rId43">
        <w:r w:rsidDel="00000000" w:rsidR="00000000" w:rsidRPr="00000000">
          <w:rPr>
            <w:rFonts w:ascii="Poppins" w:cs="Poppins" w:eastAsia="Poppins" w:hAnsi="Poppins"/>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DA">
      <w:pPr>
        <w:numPr>
          <w:ilvl w:val="0"/>
          <w:numId w:val="18"/>
        </w:numPr>
        <w:spacing w:after="0" w:afterAutospacing="0" w:before="0" w:beforeAutospacing="0" w:lineRule="auto"/>
        <w:ind w:left="720" w:hanging="360"/>
        <w:rPr/>
      </w:pPr>
      <w:r w:rsidDel="00000000" w:rsidR="00000000" w:rsidRPr="00000000">
        <w:rPr>
          <w:rFonts w:ascii="Poppins" w:cs="Poppins" w:eastAsia="Poppins" w:hAnsi="Poppins"/>
          <w:b w:val="1"/>
          <w:bCs w:val="1"/>
          <w:rtl w:val="0"/>
        </w:rPr>
        <w:t xml:space="preserve">Screen record physician reviewing medical weight loss patient. Capture narration of clicks/reasons. Include UX feedback. </w:t>
      </w:r>
      <w:r w:rsidDel="00000000" w:rsidR="00000000" w:rsidRPr="00000000">
        <w:rPr>
          <w:rFonts w:ascii="Poppins" w:cs="Poppins" w:eastAsia="Poppins" w:hAnsi="Poppins"/>
          <w:rtl w:val="0"/>
        </w:rPr>
        <w:t xml:space="preserve"> - </w:t>
      </w:r>
      <w:hyperlink r:id="rId44">
        <w:r w:rsidDel="00000000" w:rsidR="00000000" w:rsidRPr="00000000">
          <w:rPr>
            <w:rFonts w:ascii="Poppins" w:cs="Poppins" w:eastAsia="Poppins" w:hAnsi="Poppins"/>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DB">
      <w:pPr>
        <w:numPr>
          <w:ilvl w:val="0"/>
          <w:numId w:val="18"/>
        </w:numPr>
        <w:spacing w:after="240" w:before="0" w:beforeAutospacing="0" w:lineRule="auto"/>
        <w:ind w:left="720" w:hanging="360"/>
        <w:rPr/>
      </w:pPr>
      <w:r w:rsidDel="00000000" w:rsidR="00000000" w:rsidRPr="00000000">
        <w:rPr>
          <w:rFonts w:ascii="Poppins" w:cs="Poppins" w:eastAsia="Poppins" w:hAnsi="Poppins"/>
          <w:b w:val="1"/>
          <w:bCs w:val="1"/>
          <w:rtl w:val="0"/>
        </w:rPr>
        <w:t xml:space="preserve">Type out questions re auth/identity for Medplum team. Post in shared channel. </w:t>
      </w:r>
      <w:r w:rsidDel="00000000" w:rsidR="00000000" w:rsidRPr="00000000">
        <w:rPr>
          <w:rFonts w:ascii="Poppins" w:cs="Poppins" w:eastAsia="Poppins" w:hAnsi="Poppins"/>
          <w:rtl w:val="0"/>
        </w:rPr>
        <w:t xml:space="preserve"> - </w:t>
      </w:r>
      <w:hyperlink r:id="rId45">
        <w:r w:rsidDel="00000000" w:rsidR="00000000" w:rsidRPr="00000000">
          <w:rPr>
            <w:rFonts w:ascii="Poppins" w:cs="Poppins" w:eastAsia="Poppins" w:hAnsi="Poppins"/>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DC">
      <w:pPr>
        <w:rPr>
          <w:i w:val="1"/>
          <w:iCs w:val="1"/>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ir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FieED9_UPAUdVkYQinYNNz_8zCvcrq5U?tab=summary&amp;timestamp=2632.0" TargetMode="External"/><Relationship Id="rId20" Type="http://schemas.openxmlformats.org/officeDocument/2006/relationships/hyperlink" Target="https://fathom.video/share/FieED9_UPAUdVkYQinYNNz_8zCvcrq5U?tab=summary&amp;timestamp=2660.0" TargetMode="External"/><Relationship Id="rId42" Type="http://schemas.openxmlformats.org/officeDocument/2006/relationships/hyperlink" Target="https://fathom.video/share/FieED9_UPAUdVkYQinYNNz_8zCvcrq5U?tab=summary&amp;timestamp=2660.0" TargetMode="External"/><Relationship Id="rId41" Type="http://schemas.openxmlformats.org/officeDocument/2006/relationships/hyperlink" Target="https://fathom.video/share/FieED9_UPAUdVkYQinYNNz_8zCvcrq5U?tab=summary&amp;timestamp=2677.0" TargetMode="External"/><Relationship Id="rId22" Type="http://schemas.openxmlformats.org/officeDocument/2006/relationships/hyperlink" Target="https://fathom.video/share/FieED9_UPAUdVkYQinYNNz_8zCvcrq5U?tab=summary&amp;timestamp=2660.0" TargetMode="External"/><Relationship Id="rId44" Type="http://schemas.openxmlformats.org/officeDocument/2006/relationships/hyperlink" Target="https://fathom.video/share/FieED9_UPAUdVkYQinYNNz_8zCvcrq5U?timestamp=2388.9999" TargetMode="External"/><Relationship Id="rId21" Type="http://schemas.openxmlformats.org/officeDocument/2006/relationships/hyperlink" Target="https://fathom.video/share/FieED9_UPAUdVkYQinYNNz_8zCvcrq5U?tab=summary&amp;timestamp=2660.0" TargetMode="External"/><Relationship Id="rId43" Type="http://schemas.openxmlformats.org/officeDocument/2006/relationships/hyperlink" Target="https://fathom.video/share/FieED9_UPAUdVkYQinYNNz_8zCvcrq5U?timestamp=2367.9999" TargetMode="External"/><Relationship Id="rId24" Type="http://schemas.openxmlformats.org/officeDocument/2006/relationships/hyperlink" Target="https://fathom.video/share/FieED9_UPAUdVkYQinYNNz_8zCvcrq5U?tab=summary&amp;timestamp=180.0" TargetMode="External"/><Relationship Id="rId23" Type="http://schemas.openxmlformats.org/officeDocument/2006/relationships/hyperlink" Target="https://fathom.video/share/FieED9_UPAUdVkYQinYNNz_8zCvcrq5U?tab=summary&amp;timestamp=141.0" TargetMode="External"/><Relationship Id="rId45" Type="http://schemas.openxmlformats.org/officeDocument/2006/relationships/hyperlink" Target="https://fathom.video/share/FieED9_UPAUdVkYQinYNNz_8zCvcrq5U?timestamp=2489.9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dplum.com/blog/multi-tenant-mso" TargetMode="External"/><Relationship Id="rId26" Type="http://schemas.openxmlformats.org/officeDocument/2006/relationships/hyperlink" Target="https://fathom.video/share/FieED9_UPAUdVkYQinYNNz_8zCvcrq5U?tab=summary&amp;timestamp=2182.0" TargetMode="External"/><Relationship Id="rId25" Type="http://schemas.openxmlformats.org/officeDocument/2006/relationships/hyperlink" Target="https://fathom.video/share/FieED9_UPAUdVkYQinYNNz_8zCvcrq5U?tab=summary&amp;timestamp=2182.0" TargetMode="External"/><Relationship Id="rId28" Type="http://schemas.openxmlformats.org/officeDocument/2006/relationships/hyperlink" Target="https://fathom.video/share/FieED9_UPAUdVkYQinYNNz_8zCvcrq5U?tab=summary&amp;timestamp=2825.0" TargetMode="External"/><Relationship Id="rId27" Type="http://schemas.openxmlformats.org/officeDocument/2006/relationships/hyperlink" Target="https://fathom.video/share/FieED9_UPAUdVkYQinYNNz_8zCvcrq5U?tab=summary&amp;timestamp=668.0" TargetMode="External"/><Relationship Id="rId5" Type="http://schemas.openxmlformats.org/officeDocument/2006/relationships/styles" Target="styles.xml"/><Relationship Id="rId6" Type="http://schemas.openxmlformats.org/officeDocument/2006/relationships/hyperlink" Target="https://docs.google.com/presentation/d/1-wPmQFcQy6CAVIKEsC2M5I7NlzEF8ZHKDHrkbFlIR5E/edit?usp=drive_link" TargetMode="External"/><Relationship Id="rId29" Type="http://schemas.openxmlformats.org/officeDocument/2006/relationships/hyperlink" Target="https://fathom.video/share/FieED9_UPAUdVkYQinYNNz_8zCvcrq5U?tab=summary&amp;timestamp=2182.0" TargetMode="External"/><Relationship Id="rId7" Type="http://schemas.openxmlformats.org/officeDocument/2006/relationships/hyperlink" Target="https://fathom.video/calls/366238351" TargetMode="External"/><Relationship Id="rId8" Type="http://schemas.openxmlformats.org/officeDocument/2006/relationships/hyperlink" Target="https://docs.google.com/document/d/1gcs1Xdl5t0FUgtuLBkZ_KrPk1baljA-0v__2qlAVioQ/edit?tab=t.0" TargetMode="External"/><Relationship Id="rId31" Type="http://schemas.openxmlformats.org/officeDocument/2006/relationships/hyperlink" Target="https://fathom.video/share/FieED9_UPAUdVkYQinYNNz_8zCvcrq5U?tab=summary&amp;timestamp=2825.0" TargetMode="External"/><Relationship Id="rId30" Type="http://schemas.openxmlformats.org/officeDocument/2006/relationships/hyperlink" Target="https://fathom.video/share/FieED9_UPAUdVkYQinYNNz_8zCvcrq5U?tab=summary&amp;timestamp=2825.0" TargetMode="External"/><Relationship Id="rId11" Type="http://schemas.openxmlformats.org/officeDocument/2006/relationships/hyperlink" Target="https://www.medplum.com/docs/communications/async-encounters" TargetMode="External"/><Relationship Id="rId33" Type="http://schemas.openxmlformats.org/officeDocument/2006/relationships/hyperlink" Target="https://fathom.video/share/FieED9_UPAUdVkYQinYNNz_8zCvcrq5U?tab=summary&amp;timestamp=2604.0" TargetMode="External"/><Relationship Id="rId10" Type="http://schemas.openxmlformats.org/officeDocument/2006/relationships/hyperlink" Target="https://docs.google.com/document/d/12SzpOtq4I4DO68422MX0B8mfHfvHrxojUwPOMT-AmEk/edit?usp=drive_link" TargetMode="External"/><Relationship Id="rId32" Type="http://schemas.openxmlformats.org/officeDocument/2006/relationships/hyperlink" Target="https://fathom.video/share/FieED9_UPAUdVkYQinYNNz_8zCvcrq5U?tab=summary&amp;timestamp=2548.0" TargetMode="External"/><Relationship Id="rId13" Type="http://schemas.openxmlformats.org/officeDocument/2006/relationships/hyperlink" Target="https://fathom.video/share/FieED9_UPAUdVkYQinYNNz_8zCvcrq5U" TargetMode="External"/><Relationship Id="rId35" Type="http://schemas.openxmlformats.org/officeDocument/2006/relationships/hyperlink" Target="https://fathom.video/share/FieED9_UPAUdVkYQinYNNz_8zCvcrq5U?tab=summary&amp;timestamp=3428.0" TargetMode="External"/><Relationship Id="rId12" Type="http://schemas.openxmlformats.org/officeDocument/2006/relationships/hyperlink" Target="https://docs.google.com/spreadsheets/d/1xMFOl-WkBJn8W-fOUsHVG3cDkWX_8tQrGiO4eupHtMs/edit?usp=drive_link" TargetMode="External"/><Relationship Id="rId34" Type="http://schemas.openxmlformats.org/officeDocument/2006/relationships/hyperlink" Target="https://fathom.video/share/FieED9_UPAUdVkYQinYNNz_8zCvcrq5U?tab=summary&amp;timestamp=2613.0" TargetMode="External"/><Relationship Id="rId15" Type="http://schemas.openxmlformats.org/officeDocument/2006/relationships/hyperlink" Target="https://fathom.video/share/FieED9_UPAUdVkYQinYNNz_8zCvcrq5U?tab=summary&amp;timestamp=2065.0" TargetMode="External"/><Relationship Id="rId37" Type="http://schemas.openxmlformats.org/officeDocument/2006/relationships/hyperlink" Target="https://fathom.video/share/FieED9_UPAUdVkYQinYNNz_8zCvcrq5U?tab=summary&amp;timestamp=3718.0" TargetMode="External"/><Relationship Id="rId14" Type="http://schemas.openxmlformats.org/officeDocument/2006/relationships/hyperlink" Target="https://fathom.video/share/FieED9_UPAUdVkYQinYNNz_8zCvcrq5U?tab=summary&amp;timestamp=0.0" TargetMode="External"/><Relationship Id="rId36" Type="http://schemas.openxmlformats.org/officeDocument/2006/relationships/hyperlink" Target="https://fathom.video/share/FieED9_UPAUdVkYQinYNNz_8zCvcrq5U?tab=summary&amp;timestamp=3506.0" TargetMode="External"/><Relationship Id="rId17" Type="http://schemas.openxmlformats.org/officeDocument/2006/relationships/hyperlink" Target="https://fathom.video/share/FieED9_UPAUdVkYQinYNNz_8zCvcrq5U?tab=summary&amp;timestamp=2182.0" TargetMode="External"/><Relationship Id="rId39" Type="http://schemas.openxmlformats.org/officeDocument/2006/relationships/hyperlink" Target="https://fathom.video/share/FieED9_UPAUdVkYQinYNNz_8zCvcrq5U?tab=summary&amp;timestamp=2401.0" TargetMode="External"/><Relationship Id="rId16" Type="http://schemas.openxmlformats.org/officeDocument/2006/relationships/hyperlink" Target="https://fathom.video/share/FieED9_UPAUdVkYQinYNNz_8zCvcrq5U?tab=summary&amp;timestamp=2182.0" TargetMode="External"/><Relationship Id="rId38" Type="http://schemas.openxmlformats.org/officeDocument/2006/relationships/hyperlink" Target="https://fathom.video/share/FieED9_UPAUdVkYQinYNNz_8zCvcrq5U?tab=summary&amp;timestamp=2378.0" TargetMode="External"/><Relationship Id="rId19" Type="http://schemas.openxmlformats.org/officeDocument/2006/relationships/hyperlink" Target="https://fathom.video/share/FieED9_UPAUdVkYQinYNNz_8zCvcrq5U?tab=summary&amp;timestamp=2660.0" TargetMode="External"/><Relationship Id="rId18" Type="http://schemas.openxmlformats.org/officeDocument/2006/relationships/hyperlink" Target="https://fathom.video/share/FieED9_UPAUdVkYQinYNNz_8zCvcrq5U?tab=summary&amp;timestamp=218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Cairo-regular.ttf"/><Relationship Id="rId6" Type="http://schemas.openxmlformats.org/officeDocument/2006/relationships/font" Target="fonts/Cai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